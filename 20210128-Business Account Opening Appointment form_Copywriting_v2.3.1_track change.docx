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A93F10" w14:textId="77777777" w:rsidR="00357F7E" w:rsidRPr="00357F7E" w:rsidRDefault="00357F7E" w:rsidP="00357F7E">
      <w:pPr>
        <w:pStyle w:val="Heading1"/>
      </w:pPr>
      <w:r w:rsidRPr="00357F7E">
        <w:t>Appointment form filling page</w:t>
      </w:r>
    </w:p>
    <w:tbl>
      <w:tblPr>
        <w:tblStyle w:val="TableGrid"/>
        <w:tblW w:w="11230" w:type="dxa"/>
        <w:tblInd w:w="-365" w:type="dxa"/>
        <w:tblLayout w:type="fixed"/>
        <w:tblLook w:val="04A0" w:firstRow="1" w:lastRow="0" w:firstColumn="1" w:lastColumn="0" w:noHBand="0" w:noVBand="1"/>
      </w:tblPr>
      <w:tblGrid>
        <w:gridCol w:w="2700"/>
        <w:gridCol w:w="2880"/>
        <w:gridCol w:w="2790"/>
        <w:gridCol w:w="2860"/>
      </w:tblGrid>
      <w:tr w:rsidR="00570FA6" w:rsidRPr="00F4756B" w14:paraId="1D23FB00" w14:textId="77777777" w:rsidTr="00032E51">
        <w:trPr>
          <w:trHeight w:val="262"/>
        </w:trPr>
        <w:tc>
          <w:tcPr>
            <w:tcW w:w="2700" w:type="dxa"/>
          </w:tcPr>
          <w:p w14:paraId="32E54F3C" w14:textId="77777777" w:rsidR="00F4756B" w:rsidRPr="00F4756B" w:rsidRDefault="00F4756B">
            <w:pPr>
              <w:rPr>
                <w:rFonts w:ascii="Arial" w:hAnsi="Arial" w:cs="Arial"/>
                <w:sz w:val="24"/>
                <w:szCs w:val="24"/>
              </w:rPr>
            </w:pPr>
            <w:r w:rsidRPr="00F4756B">
              <w:rPr>
                <w:rFonts w:ascii="Arial" w:hAnsi="Arial" w:cs="Arial"/>
                <w:sz w:val="24"/>
                <w:szCs w:val="24"/>
              </w:rPr>
              <w:t>UI</w:t>
            </w:r>
          </w:p>
        </w:tc>
        <w:tc>
          <w:tcPr>
            <w:tcW w:w="2880" w:type="dxa"/>
          </w:tcPr>
          <w:p w14:paraId="221D858B" w14:textId="77777777" w:rsidR="00F4756B" w:rsidRPr="00F4756B" w:rsidRDefault="00F4756B">
            <w:pPr>
              <w:rPr>
                <w:rFonts w:ascii="Arial" w:hAnsi="Arial" w:cs="Arial"/>
                <w:sz w:val="24"/>
                <w:szCs w:val="24"/>
              </w:rPr>
            </w:pPr>
            <w:r w:rsidRPr="00F4756B">
              <w:rPr>
                <w:rFonts w:ascii="Arial" w:hAnsi="Arial" w:cs="Arial"/>
                <w:sz w:val="24"/>
                <w:szCs w:val="24"/>
              </w:rPr>
              <w:t>EN</w:t>
            </w:r>
          </w:p>
        </w:tc>
        <w:tc>
          <w:tcPr>
            <w:tcW w:w="2790" w:type="dxa"/>
          </w:tcPr>
          <w:p w14:paraId="6198E9AE" w14:textId="77777777" w:rsidR="00F4756B" w:rsidRPr="00F83E87" w:rsidRDefault="00F4756B">
            <w:pPr>
              <w:rPr>
                <w:rFonts w:ascii="Arial" w:eastAsia="MingLiU" w:hAnsi="Arial" w:cs="Arial"/>
                <w:sz w:val="24"/>
                <w:szCs w:val="24"/>
              </w:rPr>
            </w:pPr>
            <w:r w:rsidRPr="00F83E87">
              <w:rPr>
                <w:rFonts w:ascii="Arial" w:eastAsia="MingLiU" w:hAnsi="Arial" w:cs="Arial"/>
                <w:sz w:val="24"/>
                <w:szCs w:val="24"/>
              </w:rPr>
              <w:t>TC</w:t>
            </w:r>
          </w:p>
        </w:tc>
        <w:tc>
          <w:tcPr>
            <w:tcW w:w="2860" w:type="dxa"/>
          </w:tcPr>
          <w:p w14:paraId="42499D4A" w14:textId="77777777" w:rsidR="00F4756B" w:rsidRPr="00F83E87" w:rsidRDefault="00F4756B">
            <w:pPr>
              <w:rPr>
                <w:rFonts w:ascii="Arial" w:eastAsia="宋体" w:hAnsi="Arial" w:cs="Arial"/>
                <w:sz w:val="24"/>
                <w:szCs w:val="24"/>
              </w:rPr>
            </w:pPr>
            <w:r w:rsidRPr="00F83E87">
              <w:rPr>
                <w:rFonts w:ascii="Arial" w:eastAsia="宋体" w:hAnsi="Arial" w:cs="Arial"/>
                <w:sz w:val="24"/>
                <w:szCs w:val="24"/>
              </w:rPr>
              <w:t>SC</w:t>
            </w:r>
          </w:p>
        </w:tc>
      </w:tr>
      <w:tr w:rsidR="00570FA6" w:rsidRPr="00F4756B" w14:paraId="5582D3E3" w14:textId="77777777" w:rsidTr="00032E51">
        <w:trPr>
          <w:trHeight w:val="7893"/>
        </w:trPr>
        <w:tc>
          <w:tcPr>
            <w:tcW w:w="2700" w:type="dxa"/>
          </w:tcPr>
          <w:p w14:paraId="0860DDAF" w14:textId="77777777" w:rsidR="00F4756B" w:rsidRPr="00F4756B" w:rsidRDefault="00F4756B">
            <w:pPr>
              <w:rPr>
                <w:rFonts w:ascii="Arial" w:hAnsi="Arial" w:cs="Arial"/>
                <w:sz w:val="24"/>
                <w:szCs w:val="24"/>
              </w:rPr>
            </w:pPr>
            <w:r w:rsidRPr="00F4756B">
              <w:rPr>
                <w:rFonts w:ascii="Arial" w:hAnsi="Arial" w:cs="Arial"/>
                <w:noProof/>
                <w:sz w:val="24"/>
                <w:szCs w:val="24"/>
              </w:rPr>
              <w:drawing>
                <wp:inline distT="0" distB="0" distL="0" distR="0" wp14:anchorId="1112B5F9" wp14:editId="15DBCDED">
                  <wp:extent cx="1974868" cy="1844657"/>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6124" cy="1864512"/>
                          </a:xfrm>
                          <a:prstGeom prst="rect">
                            <a:avLst/>
                          </a:prstGeom>
                        </pic:spPr>
                      </pic:pic>
                    </a:graphicData>
                  </a:graphic>
                </wp:inline>
              </w:drawing>
            </w:r>
          </w:p>
        </w:tc>
        <w:tc>
          <w:tcPr>
            <w:tcW w:w="2880" w:type="dxa"/>
          </w:tcPr>
          <w:p w14:paraId="07253C46" w14:textId="77777777" w:rsidR="00F4756B" w:rsidRPr="00F4756B" w:rsidRDefault="000B234B" w:rsidP="00F4756B">
            <w:pPr>
              <w:shd w:val="clear" w:color="auto" w:fill="FFFFFF"/>
              <w:spacing w:line="255" w:lineRule="atLeast"/>
              <w:rPr>
                <w:rFonts w:ascii="Arial" w:hAnsi="Arial" w:cs="Arial"/>
                <w:sz w:val="24"/>
                <w:szCs w:val="24"/>
              </w:rPr>
            </w:pPr>
            <w:r w:rsidRPr="00F4756B">
              <w:rPr>
                <w:rFonts w:ascii="Arial" w:hAnsi="Arial" w:cs="Arial"/>
                <w:sz w:val="24"/>
                <w:szCs w:val="24"/>
              </w:rPr>
              <w:t>Online Appointment Service</w:t>
            </w:r>
            <w:r>
              <w:rPr>
                <w:rFonts w:ascii="Arial" w:hAnsi="Arial" w:cs="Arial"/>
                <w:sz w:val="24"/>
                <w:szCs w:val="24"/>
              </w:rPr>
              <w:t xml:space="preserve"> for </w:t>
            </w:r>
            <w:r w:rsidRPr="00F4756B">
              <w:rPr>
                <w:rFonts w:ascii="Arial" w:hAnsi="Arial" w:cs="Arial"/>
                <w:sz w:val="24"/>
                <w:szCs w:val="24"/>
              </w:rPr>
              <w:t>Business Account Opening</w:t>
            </w:r>
          </w:p>
          <w:p w14:paraId="3A85F7A9" w14:textId="77777777" w:rsidR="00F4756B" w:rsidRPr="00F4756B" w:rsidRDefault="00F4756B" w:rsidP="00F4756B">
            <w:pPr>
              <w:shd w:val="clear" w:color="auto" w:fill="FFFFFF"/>
              <w:spacing w:line="255" w:lineRule="atLeast"/>
              <w:rPr>
                <w:rFonts w:ascii="Arial" w:hAnsi="Arial" w:cs="Arial"/>
                <w:sz w:val="24"/>
                <w:szCs w:val="24"/>
              </w:rPr>
            </w:pPr>
          </w:p>
          <w:p w14:paraId="407AEB02" w14:textId="77777777" w:rsidR="00F4756B" w:rsidRDefault="00F4756B" w:rsidP="00F4756B">
            <w:pPr>
              <w:shd w:val="clear" w:color="auto" w:fill="FFFFFF"/>
              <w:spacing w:line="255" w:lineRule="atLeast"/>
              <w:rPr>
                <w:rFonts w:ascii="Arial" w:hAnsi="Arial" w:cs="Arial"/>
                <w:sz w:val="24"/>
                <w:szCs w:val="24"/>
              </w:rPr>
            </w:pPr>
            <w:r w:rsidRPr="00F4756B">
              <w:rPr>
                <w:rFonts w:ascii="Arial" w:hAnsi="Arial" w:cs="Arial"/>
                <w:sz w:val="24"/>
                <w:szCs w:val="24"/>
              </w:rPr>
              <w:t xml:space="preserve">Please provide details about your business, entity structure and contact information. We will contact you for </w:t>
            </w:r>
            <w:r w:rsidRPr="0096664E">
              <w:rPr>
                <w:rFonts w:ascii="Arial" w:hAnsi="Arial" w:cs="Arial"/>
                <w:sz w:val="24"/>
                <w:szCs w:val="24"/>
              </w:rPr>
              <w:t xml:space="preserve">appointment </w:t>
            </w:r>
            <w:r w:rsidR="00D83C07" w:rsidRPr="0095404E">
              <w:rPr>
                <w:rFonts w:ascii="Arial" w:hAnsi="Arial" w:cs="Arial"/>
                <w:sz w:val="24"/>
                <w:szCs w:val="24"/>
              </w:rPr>
              <w:t xml:space="preserve">matters </w:t>
            </w:r>
            <w:r w:rsidRPr="0096664E">
              <w:rPr>
                <w:rFonts w:ascii="Arial" w:hAnsi="Arial" w:cs="Arial"/>
                <w:sz w:val="24"/>
                <w:szCs w:val="24"/>
              </w:rPr>
              <w:t>within 5 working days.</w:t>
            </w:r>
            <w:r w:rsidR="001C7409" w:rsidRPr="0096664E">
              <w:rPr>
                <w:rFonts w:ascii="Arial" w:hAnsi="Arial" w:cs="Arial"/>
                <w:sz w:val="24"/>
                <w:szCs w:val="24"/>
              </w:rPr>
              <w:t xml:space="preserve"> </w:t>
            </w:r>
          </w:p>
          <w:p w14:paraId="469672AF" w14:textId="77777777" w:rsidR="00F4756B" w:rsidRDefault="00F4756B" w:rsidP="00F4756B">
            <w:pPr>
              <w:shd w:val="clear" w:color="auto" w:fill="FFFFFF"/>
              <w:spacing w:line="255" w:lineRule="atLeast"/>
              <w:rPr>
                <w:rFonts w:ascii="Arial" w:hAnsi="Arial" w:cs="Arial"/>
                <w:sz w:val="24"/>
                <w:szCs w:val="24"/>
              </w:rPr>
            </w:pPr>
          </w:p>
          <w:p w14:paraId="14BA7DF1" w14:textId="77777777" w:rsidR="00F4756B" w:rsidRPr="00F4756B" w:rsidRDefault="00F4756B" w:rsidP="00F4756B">
            <w:pPr>
              <w:shd w:val="clear" w:color="auto" w:fill="FFFFFF"/>
              <w:spacing w:line="255" w:lineRule="atLeast"/>
              <w:rPr>
                <w:rFonts w:ascii="Arial" w:hAnsi="Arial" w:cs="Arial"/>
                <w:sz w:val="24"/>
                <w:szCs w:val="24"/>
              </w:rPr>
            </w:pPr>
          </w:p>
          <w:p w14:paraId="517E3C46" w14:textId="77777777" w:rsidR="00F4756B" w:rsidRPr="00B37D97" w:rsidRDefault="00F4756B" w:rsidP="00B37D97">
            <w:pPr>
              <w:pStyle w:val="ListParagraph"/>
              <w:numPr>
                <w:ilvl w:val="0"/>
                <w:numId w:val="5"/>
              </w:numPr>
              <w:shd w:val="clear" w:color="auto" w:fill="FFFFFF"/>
              <w:spacing w:line="255" w:lineRule="atLeast"/>
              <w:rPr>
                <w:rFonts w:ascii="Arial" w:hAnsi="Arial" w:cs="Arial"/>
                <w:sz w:val="24"/>
                <w:szCs w:val="24"/>
              </w:rPr>
            </w:pPr>
            <w:r w:rsidRPr="00B37D97">
              <w:rPr>
                <w:rFonts w:ascii="Arial" w:hAnsi="Arial" w:cs="Arial"/>
                <w:sz w:val="24"/>
                <w:szCs w:val="24"/>
              </w:rPr>
              <w:t>Company Information</w:t>
            </w:r>
          </w:p>
          <w:p w14:paraId="72DB2C55" w14:textId="77777777" w:rsidR="00F4756B" w:rsidRPr="00B37D97" w:rsidRDefault="00F4756B" w:rsidP="00B37D97">
            <w:pPr>
              <w:pStyle w:val="ListParagraph"/>
              <w:numPr>
                <w:ilvl w:val="0"/>
                <w:numId w:val="5"/>
              </w:numPr>
              <w:shd w:val="clear" w:color="auto" w:fill="FFFFFF"/>
              <w:spacing w:line="255" w:lineRule="atLeast"/>
              <w:rPr>
                <w:rFonts w:ascii="Arial" w:hAnsi="Arial" w:cs="Arial"/>
                <w:sz w:val="24"/>
                <w:szCs w:val="24"/>
              </w:rPr>
            </w:pPr>
            <w:r w:rsidRPr="00B37D97">
              <w:rPr>
                <w:rFonts w:ascii="Arial" w:hAnsi="Arial" w:cs="Arial"/>
                <w:sz w:val="24"/>
                <w:szCs w:val="24"/>
              </w:rPr>
              <w:t>Relevant Individual</w:t>
            </w:r>
          </w:p>
          <w:p w14:paraId="5D40B017" w14:textId="30952C8F" w:rsidR="00F4756B" w:rsidRPr="00B37D97" w:rsidRDefault="00F4756B" w:rsidP="00B37D97">
            <w:pPr>
              <w:pStyle w:val="ListParagraph"/>
              <w:numPr>
                <w:ilvl w:val="0"/>
                <w:numId w:val="5"/>
              </w:numPr>
              <w:shd w:val="clear" w:color="auto" w:fill="FFFFFF"/>
              <w:spacing w:line="255" w:lineRule="atLeast"/>
              <w:rPr>
                <w:rFonts w:ascii="Arial" w:hAnsi="Arial" w:cs="Arial"/>
                <w:sz w:val="24"/>
                <w:szCs w:val="24"/>
              </w:rPr>
            </w:pPr>
            <w:r w:rsidRPr="00B37D97">
              <w:rPr>
                <w:rFonts w:ascii="Arial" w:hAnsi="Arial" w:cs="Arial"/>
                <w:sz w:val="24"/>
                <w:szCs w:val="24"/>
              </w:rPr>
              <w:t>Document</w:t>
            </w:r>
            <w:r w:rsidR="00DB1524">
              <w:rPr>
                <w:rFonts w:ascii="Arial" w:hAnsi="Arial" w:cs="Arial"/>
                <w:sz w:val="24"/>
                <w:szCs w:val="24"/>
              </w:rPr>
              <w:t>(s)</w:t>
            </w:r>
            <w:r w:rsidRPr="00B37D97">
              <w:rPr>
                <w:rFonts w:ascii="Arial" w:hAnsi="Arial" w:cs="Arial"/>
                <w:sz w:val="24"/>
                <w:szCs w:val="24"/>
              </w:rPr>
              <w:t xml:space="preserve"> Upload (Optional)</w:t>
            </w:r>
          </w:p>
        </w:tc>
        <w:tc>
          <w:tcPr>
            <w:tcW w:w="2790" w:type="dxa"/>
          </w:tcPr>
          <w:p w14:paraId="15B03BE6" w14:textId="77777777" w:rsidR="00F4756B" w:rsidRPr="003606DA" w:rsidRDefault="00F4756B" w:rsidP="00F4756B">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商業戶口開戶</w:t>
            </w:r>
            <w:r w:rsidR="000B234B" w:rsidRPr="003606DA">
              <w:rPr>
                <w:rFonts w:ascii="微软雅黑" w:eastAsia="微软雅黑" w:hAnsi="微软雅黑" w:cs="Arial" w:hint="eastAsia"/>
                <w:sz w:val="24"/>
                <w:szCs w:val="24"/>
                <w:lang w:eastAsia="zh-TW"/>
              </w:rPr>
              <w:t>會面預約服務</w:t>
            </w:r>
          </w:p>
          <w:p w14:paraId="24F69C5B" w14:textId="77777777" w:rsidR="00F4756B" w:rsidRPr="003606DA" w:rsidRDefault="00F4756B" w:rsidP="00E4547B">
            <w:pPr>
              <w:ind w:left="36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請提供貴公司的業務、架構及聯絡資料，</w:t>
            </w:r>
            <w:r w:rsidR="00F83E87" w:rsidRPr="003606DA">
              <w:rPr>
                <w:rFonts w:ascii="微软雅黑" w:eastAsia="微软雅黑" w:hAnsi="微软雅黑" w:cs="Arial" w:hint="eastAsia"/>
                <w:sz w:val="24"/>
                <w:szCs w:val="24"/>
                <w:lang w:eastAsia="zh-TW"/>
              </w:rPr>
              <w:t>本</w:t>
            </w:r>
            <w:r w:rsidRPr="003606DA">
              <w:rPr>
                <w:rFonts w:ascii="微软雅黑" w:eastAsia="微软雅黑" w:hAnsi="微软雅黑" w:cs="Arial" w:hint="eastAsia"/>
                <w:sz w:val="24"/>
                <w:szCs w:val="24"/>
                <w:lang w:eastAsia="zh-TW"/>
              </w:rPr>
              <w:t>行會於</w:t>
            </w:r>
            <w:r w:rsidR="00D83C07" w:rsidRPr="003606DA">
              <w:rPr>
                <w:rFonts w:ascii="微软雅黑" w:eastAsia="微软雅黑" w:hAnsi="微软雅黑" w:cs="Arial"/>
                <w:sz w:val="24"/>
                <w:szCs w:val="24"/>
                <w:lang w:val="en-HK" w:eastAsia="zh-TW"/>
              </w:rPr>
              <w:t>5</w:t>
            </w:r>
            <w:r w:rsidRPr="003606DA">
              <w:rPr>
                <w:rFonts w:ascii="微软雅黑" w:eastAsia="微软雅黑" w:hAnsi="微软雅黑" w:cs="Arial" w:hint="eastAsia"/>
                <w:sz w:val="24"/>
                <w:szCs w:val="24"/>
                <w:lang w:eastAsia="zh-TW"/>
              </w:rPr>
              <w:t>個工作天內聯絡貴公司</w:t>
            </w:r>
            <w:r w:rsidR="001C7409" w:rsidRPr="003606DA">
              <w:rPr>
                <w:rFonts w:ascii="微软雅黑" w:eastAsia="微软雅黑" w:hAnsi="微软雅黑" w:cs="Arial" w:hint="eastAsia"/>
                <w:sz w:val="24"/>
                <w:szCs w:val="24"/>
                <w:lang w:eastAsia="zh-TW"/>
              </w:rPr>
              <w:t>關於</w:t>
            </w:r>
            <w:r w:rsidRPr="003606DA">
              <w:rPr>
                <w:rFonts w:ascii="微软雅黑" w:eastAsia="微软雅黑" w:hAnsi="微软雅黑" w:cs="Arial" w:hint="eastAsia"/>
                <w:sz w:val="24"/>
                <w:szCs w:val="24"/>
                <w:lang w:eastAsia="zh-TW"/>
              </w:rPr>
              <w:t>會面</w:t>
            </w:r>
            <w:r w:rsidR="001C7409" w:rsidRPr="003606DA">
              <w:rPr>
                <w:rFonts w:ascii="微软雅黑" w:eastAsia="微软雅黑" w:hAnsi="微软雅黑" w:cs="Arial" w:hint="eastAsia"/>
                <w:sz w:val="24"/>
                <w:szCs w:val="24"/>
                <w:lang w:eastAsia="zh-TW"/>
              </w:rPr>
              <w:t>事宜</w:t>
            </w:r>
            <w:r w:rsidR="00BD3B60">
              <w:rPr>
                <w:rFonts w:ascii="PMingLiU" w:eastAsia="PMingLiU" w:hAnsi="PMingLiU" w:cs="Arial" w:hint="eastAsia"/>
                <w:sz w:val="24"/>
                <w:szCs w:val="24"/>
                <w:lang w:eastAsia="zh-HK"/>
              </w:rPr>
              <w:t>。</w:t>
            </w:r>
          </w:p>
          <w:p w14:paraId="23D91292" w14:textId="77777777" w:rsidR="00F4756B" w:rsidRPr="003606DA" w:rsidRDefault="00F4756B" w:rsidP="00F4756B">
            <w:pPr>
              <w:rPr>
                <w:rFonts w:ascii="微软雅黑" w:eastAsia="微软雅黑" w:hAnsi="微软雅黑" w:cs="Arial"/>
                <w:sz w:val="24"/>
                <w:szCs w:val="24"/>
                <w:lang w:eastAsia="zh-TW"/>
              </w:rPr>
            </w:pPr>
          </w:p>
          <w:p w14:paraId="59AA37C4" w14:textId="77777777" w:rsidR="00F4756B" w:rsidRPr="003606DA" w:rsidRDefault="00F4756B" w:rsidP="00F4756B">
            <w:pPr>
              <w:rPr>
                <w:rFonts w:ascii="微软雅黑" w:eastAsia="微软雅黑" w:hAnsi="微软雅黑" w:cs="Arial"/>
                <w:sz w:val="24"/>
                <w:szCs w:val="24"/>
                <w:lang w:eastAsia="zh-TW"/>
              </w:rPr>
            </w:pPr>
          </w:p>
          <w:p w14:paraId="722A340A" w14:textId="77777777" w:rsidR="00F4756B" w:rsidRPr="003606DA" w:rsidRDefault="00F4756B" w:rsidP="00B37D97">
            <w:pPr>
              <w:pStyle w:val="ListParagraph"/>
              <w:numPr>
                <w:ilvl w:val="0"/>
                <w:numId w:val="3"/>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rPr>
              <w:t>公司資料</w:t>
            </w:r>
          </w:p>
          <w:p w14:paraId="581B5BAB" w14:textId="77777777" w:rsidR="00F4756B" w:rsidRPr="003606DA" w:rsidRDefault="00F4756B" w:rsidP="00B37D97">
            <w:pPr>
              <w:pStyle w:val="ListParagraph"/>
              <w:numPr>
                <w:ilvl w:val="0"/>
                <w:numId w:val="3"/>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有關人士</w:t>
            </w:r>
          </w:p>
          <w:p w14:paraId="2C9888A9" w14:textId="77777777" w:rsidR="00A66E12" w:rsidRPr="003606DA" w:rsidRDefault="00F4756B" w:rsidP="00B37D97">
            <w:pPr>
              <w:pStyle w:val="ListParagraph"/>
              <w:numPr>
                <w:ilvl w:val="0"/>
                <w:numId w:val="3"/>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上載文件</w:t>
            </w:r>
            <w:r w:rsidR="000315A0" w:rsidRPr="003606DA">
              <w:rPr>
                <w:rFonts w:ascii="微软雅黑" w:eastAsia="微软雅黑" w:hAnsi="微软雅黑" w:cs="Arial" w:hint="eastAsia"/>
                <w:sz w:val="24"/>
                <w:szCs w:val="24"/>
                <w:lang w:eastAsia="zh-TW"/>
              </w:rPr>
              <w:t>（選填）</w:t>
            </w:r>
          </w:p>
          <w:p w14:paraId="72BF978E" w14:textId="77777777" w:rsidR="00A66E12" w:rsidRPr="003606DA" w:rsidRDefault="00A66E12" w:rsidP="00A66E12">
            <w:pPr>
              <w:rPr>
                <w:rFonts w:ascii="微软雅黑" w:eastAsia="微软雅黑" w:hAnsi="微软雅黑"/>
                <w:sz w:val="24"/>
                <w:szCs w:val="24"/>
                <w:lang w:eastAsia="zh-TW"/>
              </w:rPr>
            </w:pPr>
          </w:p>
          <w:p w14:paraId="3B260C76" w14:textId="77777777" w:rsidR="00A66E12" w:rsidRPr="003606DA" w:rsidRDefault="00A66E12" w:rsidP="00A66E12">
            <w:pPr>
              <w:rPr>
                <w:rFonts w:ascii="微软雅黑" w:eastAsia="微软雅黑" w:hAnsi="微软雅黑"/>
                <w:sz w:val="24"/>
                <w:szCs w:val="24"/>
                <w:lang w:eastAsia="zh-TW"/>
              </w:rPr>
            </w:pPr>
          </w:p>
          <w:p w14:paraId="3DB8D7AB" w14:textId="77777777" w:rsidR="00A66E12" w:rsidRPr="003606DA" w:rsidRDefault="00A66E12" w:rsidP="00A66E12">
            <w:pPr>
              <w:rPr>
                <w:rFonts w:ascii="微软雅黑" w:eastAsia="微软雅黑" w:hAnsi="微软雅黑"/>
                <w:sz w:val="24"/>
                <w:szCs w:val="24"/>
                <w:lang w:eastAsia="zh-TW"/>
              </w:rPr>
            </w:pPr>
          </w:p>
          <w:p w14:paraId="77369BED" w14:textId="77777777" w:rsidR="00A66E12" w:rsidRPr="003606DA" w:rsidRDefault="00A66E12" w:rsidP="00A66E12">
            <w:pPr>
              <w:rPr>
                <w:rFonts w:ascii="微软雅黑" w:eastAsia="微软雅黑" w:hAnsi="微软雅黑"/>
                <w:sz w:val="24"/>
                <w:szCs w:val="24"/>
                <w:lang w:eastAsia="zh-TW"/>
              </w:rPr>
            </w:pPr>
          </w:p>
          <w:p w14:paraId="0508C704" w14:textId="77777777" w:rsidR="00F4756B" w:rsidRPr="003606DA" w:rsidRDefault="00F4756B" w:rsidP="00A66E12">
            <w:pPr>
              <w:ind w:firstLine="720"/>
              <w:rPr>
                <w:rFonts w:ascii="微软雅黑" w:eastAsia="微软雅黑" w:hAnsi="微软雅黑"/>
                <w:sz w:val="24"/>
                <w:szCs w:val="24"/>
                <w:lang w:eastAsia="zh-TW"/>
              </w:rPr>
            </w:pPr>
          </w:p>
        </w:tc>
        <w:tc>
          <w:tcPr>
            <w:tcW w:w="2860" w:type="dxa"/>
          </w:tcPr>
          <w:p w14:paraId="3CC797EE" w14:textId="77777777" w:rsidR="00F4756B" w:rsidRPr="003606DA" w:rsidRDefault="00F4756B" w:rsidP="00F4756B">
            <w:pPr>
              <w:shd w:val="clear" w:color="auto" w:fill="FFFFFF"/>
              <w:spacing w:line="57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商业户口开户</w:t>
            </w:r>
            <w:r w:rsidR="000B234B" w:rsidRPr="003606DA">
              <w:rPr>
                <w:rFonts w:ascii="微软雅黑" w:eastAsia="微软雅黑" w:hAnsi="微软雅黑" w:cs="Arial" w:hint="eastAsia"/>
                <w:color w:val="333333"/>
                <w:sz w:val="24"/>
                <w:szCs w:val="24"/>
              </w:rPr>
              <w:t>会面预约服务</w:t>
            </w:r>
          </w:p>
          <w:p w14:paraId="501C5722" w14:textId="77777777" w:rsidR="00F4756B" w:rsidRPr="003606DA" w:rsidRDefault="00F4756B" w:rsidP="00F4756B">
            <w:pPr>
              <w:shd w:val="clear" w:color="auto" w:fill="FFFFFF"/>
              <w:spacing w:line="570" w:lineRule="atLeast"/>
              <w:rPr>
                <w:rFonts w:ascii="微软雅黑" w:eastAsia="微软雅黑" w:hAnsi="微软雅黑" w:cs="Arial"/>
                <w:color w:val="333333"/>
                <w:sz w:val="24"/>
                <w:szCs w:val="24"/>
              </w:rPr>
            </w:pPr>
          </w:p>
          <w:p w14:paraId="6A478CBD" w14:textId="77777777" w:rsidR="00F4756B" w:rsidRPr="003606DA" w:rsidRDefault="00F4756B" w:rsidP="00F4756B">
            <w:pPr>
              <w:shd w:val="clear" w:color="auto" w:fill="FFFFFF"/>
              <w:spacing w:line="255"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请提供贵公司的业务、架构及联络资料，</w:t>
            </w:r>
            <w:r w:rsidR="00F83E87" w:rsidRPr="003606DA">
              <w:rPr>
                <w:rFonts w:ascii="微软雅黑" w:eastAsia="微软雅黑" w:hAnsi="微软雅黑" w:cs="Arial" w:hint="eastAsia"/>
                <w:color w:val="333333"/>
                <w:sz w:val="24"/>
                <w:szCs w:val="24"/>
              </w:rPr>
              <w:t>本</w:t>
            </w:r>
            <w:r w:rsidRPr="003606DA">
              <w:rPr>
                <w:rFonts w:ascii="微软雅黑" w:eastAsia="微软雅黑" w:hAnsi="微软雅黑" w:cs="Arial" w:hint="eastAsia"/>
                <w:color w:val="333333"/>
                <w:sz w:val="24"/>
                <w:szCs w:val="24"/>
              </w:rPr>
              <w:t>行会于</w:t>
            </w:r>
            <w:r w:rsidR="00D83C07" w:rsidRPr="003606DA">
              <w:rPr>
                <w:rFonts w:ascii="微软雅黑" w:eastAsia="微软雅黑" w:hAnsi="微软雅黑" w:cs="Arial"/>
                <w:color w:val="333333"/>
                <w:sz w:val="24"/>
                <w:szCs w:val="24"/>
                <w:lang w:val="en-HK"/>
              </w:rPr>
              <w:t>5</w:t>
            </w:r>
            <w:r w:rsidRPr="003606DA">
              <w:rPr>
                <w:rFonts w:ascii="微软雅黑" w:eastAsia="微软雅黑" w:hAnsi="微软雅黑" w:cs="Arial" w:hint="eastAsia"/>
                <w:color w:val="333333"/>
                <w:sz w:val="24"/>
                <w:szCs w:val="24"/>
              </w:rPr>
              <w:t>个工作天内联络贵公司</w:t>
            </w:r>
            <w:r w:rsidR="001C7409" w:rsidRPr="003606DA">
              <w:rPr>
                <w:rFonts w:ascii="微软雅黑" w:eastAsia="微软雅黑" w:hAnsi="微软雅黑" w:cs="Arial" w:hint="eastAsia"/>
                <w:color w:val="333333"/>
                <w:sz w:val="24"/>
                <w:szCs w:val="24"/>
              </w:rPr>
              <w:t>關於</w:t>
            </w:r>
            <w:r w:rsidRPr="003606DA">
              <w:rPr>
                <w:rFonts w:ascii="微软雅黑" w:eastAsia="微软雅黑" w:hAnsi="微软雅黑" w:cs="Arial" w:hint="eastAsia"/>
                <w:color w:val="333333"/>
                <w:sz w:val="24"/>
                <w:szCs w:val="24"/>
              </w:rPr>
              <w:t>会面</w:t>
            </w:r>
            <w:r w:rsidR="001C7409" w:rsidRPr="003606DA">
              <w:rPr>
                <w:rFonts w:ascii="微软雅黑" w:eastAsia="微软雅黑" w:hAnsi="微软雅黑" w:cs="Arial" w:hint="eastAsia"/>
                <w:color w:val="333333"/>
                <w:sz w:val="24"/>
                <w:szCs w:val="24"/>
              </w:rPr>
              <w:t>事宜</w:t>
            </w:r>
            <w:r w:rsidR="00BD3B60">
              <w:rPr>
                <w:rFonts w:ascii="PMingLiU" w:eastAsia="PMingLiU" w:hAnsi="PMingLiU" w:cs="Arial" w:hint="eastAsia"/>
                <w:sz w:val="24"/>
                <w:szCs w:val="24"/>
                <w:lang w:eastAsia="zh-HK"/>
              </w:rPr>
              <w:t>。</w:t>
            </w:r>
          </w:p>
          <w:p w14:paraId="55EF233F" w14:textId="77777777" w:rsidR="00F4756B" w:rsidRPr="003606DA" w:rsidRDefault="00F4756B" w:rsidP="00F4756B">
            <w:pPr>
              <w:shd w:val="clear" w:color="auto" w:fill="FFFFFF"/>
              <w:spacing w:line="255" w:lineRule="atLeast"/>
              <w:rPr>
                <w:rFonts w:ascii="微软雅黑" w:eastAsia="微软雅黑" w:hAnsi="微软雅黑" w:cs="Arial"/>
                <w:color w:val="333333"/>
                <w:sz w:val="24"/>
                <w:szCs w:val="24"/>
              </w:rPr>
            </w:pPr>
          </w:p>
          <w:p w14:paraId="52281A00" w14:textId="77777777" w:rsidR="00F4756B" w:rsidRPr="003606DA" w:rsidRDefault="00F4756B" w:rsidP="00F4756B">
            <w:pPr>
              <w:shd w:val="clear" w:color="auto" w:fill="FFFFFF"/>
              <w:spacing w:line="255" w:lineRule="atLeast"/>
              <w:rPr>
                <w:rFonts w:ascii="微软雅黑" w:eastAsia="微软雅黑" w:hAnsi="微软雅黑" w:cs="Arial"/>
                <w:color w:val="333333"/>
                <w:sz w:val="24"/>
                <w:szCs w:val="24"/>
              </w:rPr>
            </w:pPr>
          </w:p>
          <w:p w14:paraId="677A6457" w14:textId="77777777" w:rsidR="00F4756B" w:rsidRPr="003606DA" w:rsidRDefault="00F4756B" w:rsidP="00B37D97">
            <w:pPr>
              <w:pStyle w:val="ListParagraph"/>
              <w:numPr>
                <w:ilvl w:val="0"/>
                <w:numId w:val="4"/>
              </w:numPr>
              <w:shd w:val="clear" w:color="auto" w:fill="FFFFFF"/>
              <w:spacing w:after="90" w:line="255" w:lineRule="atLeast"/>
              <w:rPr>
                <w:rFonts w:ascii="微软雅黑" w:eastAsia="微软雅黑" w:hAnsi="微软雅黑" w:cs="Arial"/>
                <w:sz w:val="24"/>
                <w:szCs w:val="24"/>
              </w:rPr>
            </w:pPr>
            <w:r w:rsidRPr="003606DA">
              <w:rPr>
                <w:rFonts w:ascii="微软雅黑" w:eastAsia="微软雅黑" w:hAnsi="微软雅黑" w:cs="Arial" w:hint="eastAsia"/>
                <w:sz w:val="24"/>
                <w:szCs w:val="24"/>
              </w:rPr>
              <w:t>公司资料</w:t>
            </w:r>
          </w:p>
          <w:p w14:paraId="5D683E7C" w14:textId="77777777" w:rsidR="00F4756B" w:rsidRPr="003606DA" w:rsidRDefault="00F4756B" w:rsidP="00B37D97">
            <w:pPr>
              <w:pStyle w:val="ListParagraph"/>
              <w:numPr>
                <w:ilvl w:val="0"/>
                <w:numId w:val="4"/>
              </w:numPr>
              <w:shd w:val="clear" w:color="auto" w:fill="FFFFFF"/>
              <w:spacing w:after="90" w:line="255" w:lineRule="atLeast"/>
              <w:rPr>
                <w:rFonts w:ascii="微软雅黑" w:eastAsia="微软雅黑" w:hAnsi="微软雅黑" w:cs="Arial"/>
                <w:sz w:val="24"/>
                <w:szCs w:val="24"/>
              </w:rPr>
            </w:pPr>
            <w:r w:rsidRPr="003606DA">
              <w:rPr>
                <w:rFonts w:ascii="微软雅黑" w:eastAsia="微软雅黑" w:hAnsi="微软雅黑" w:cs="Arial" w:hint="eastAsia"/>
                <w:sz w:val="24"/>
                <w:szCs w:val="24"/>
              </w:rPr>
              <w:t>有关人士</w:t>
            </w:r>
          </w:p>
          <w:p w14:paraId="033215EF" w14:textId="77777777" w:rsidR="00F4756B" w:rsidRPr="003606DA" w:rsidRDefault="00F4756B" w:rsidP="00B37D97">
            <w:pPr>
              <w:pStyle w:val="ListParagraph"/>
              <w:numPr>
                <w:ilvl w:val="0"/>
                <w:numId w:val="4"/>
              </w:numPr>
              <w:shd w:val="clear" w:color="auto" w:fill="FFFFFF"/>
              <w:spacing w:line="255" w:lineRule="atLeast"/>
              <w:rPr>
                <w:rFonts w:ascii="微软雅黑" w:eastAsia="微软雅黑" w:hAnsi="微软雅黑" w:cs="Arial"/>
                <w:sz w:val="24"/>
                <w:szCs w:val="24"/>
              </w:rPr>
            </w:pPr>
            <w:r w:rsidRPr="003606DA">
              <w:rPr>
                <w:rFonts w:ascii="微软雅黑" w:eastAsia="微软雅黑" w:hAnsi="微软雅黑" w:cs="Arial" w:hint="eastAsia"/>
                <w:sz w:val="24"/>
                <w:szCs w:val="24"/>
              </w:rPr>
              <w:t>上载文件</w:t>
            </w:r>
            <w:r w:rsidR="000315A0"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rPr>
              <w:t>选填</w:t>
            </w:r>
            <w:r w:rsidR="000315A0" w:rsidRPr="003606DA">
              <w:rPr>
                <w:rFonts w:ascii="微软雅黑" w:eastAsia="微软雅黑" w:hAnsi="微软雅黑" w:cs="Arial" w:hint="eastAsia"/>
                <w:sz w:val="24"/>
                <w:szCs w:val="24"/>
                <w:lang w:eastAsia="zh-TW"/>
              </w:rPr>
              <w:t>）</w:t>
            </w:r>
          </w:p>
          <w:p w14:paraId="3380211B" w14:textId="77777777" w:rsidR="00F4756B" w:rsidRPr="003606DA" w:rsidRDefault="00F4756B">
            <w:pPr>
              <w:rPr>
                <w:rFonts w:ascii="微软雅黑" w:eastAsia="微软雅黑" w:hAnsi="微软雅黑" w:cs="Arial"/>
                <w:sz w:val="24"/>
                <w:szCs w:val="24"/>
              </w:rPr>
            </w:pPr>
          </w:p>
        </w:tc>
      </w:tr>
      <w:tr w:rsidR="00A66E12" w:rsidRPr="00F4756B" w14:paraId="152046FE" w14:textId="77777777" w:rsidTr="00032E51">
        <w:trPr>
          <w:trHeight w:val="7893"/>
        </w:trPr>
        <w:tc>
          <w:tcPr>
            <w:tcW w:w="2700" w:type="dxa"/>
          </w:tcPr>
          <w:p w14:paraId="17079C76" w14:textId="77777777" w:rsidR="00A66E12" w:rsidRDefault="00EA6837">
            <w:pPr>
              <w:rPr>
                <w:rFonts w:ascii="Arial" w:hAnsi="Arial" w:cs="Arial"/>
                <w:noProof/>
                <w:sz w:val="24"/>
                <w:szCs w:val="24"/>
              </w:rPr>
            </w:pPr>
            <w:r>
              <w:rPr>
                <w:rFonts w:ascii="Arial" w:hAnsi="Arial" w:cs="Arial"/>
                <w:noProof/>
                <w:sz w:val="24"/>
                <w:szCs w:val="24"/>
              </w:rPr>
              <w:lastRenderedPageBreak/>
              <w:t xml:space="preserve">Fields - Company Information </w:t>
            </w:r>
          </w:p>
          <w:p w14:paraId="1A0A0B0C" w14:textId="77777777" w:rsidR="00EA6837" w:rsidRPr="00F4756B" w:rsidRDefault="00E56791">
            <w:pPr>
              <w:rPr>
                <w:rFonts w:ascii="Arial" w:hAnsi="Arial" w:cs="Arial"/>
                <w:noProof/>
                <w:sz w:val="24"/>
                <w:szCs w:val="24"/>
              </w:rPr>
            </w:pPr>
            <w:r>
              <w:rPr>
                <w:noProof/>
              </w:rPr>
              <w:drawing>
                <wp:inline distT="0" distB="0" distL="0" distR="0" wp14:anchorId="2C77C6FA" wp14:editId="0A194269">
                  <wp:extent cx="1969770" cy="22815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9770" cy="2281555"/>
                          </a:xfrm>
                          <a:prstGeom prst="rect">
                            <a:avLst/>
                          </a:prstGeom>
                        </pic:spPr>
                      </pic:pic>
                    </a:graphicData>
                  </a:graphic>
                </wp:inline>
              </w:drawing>
            </w:r>
          </w:p>
        </w:tc>
        <w:tc>
          <w:tcPr>
            <w:tcW w:w="2880" w:type="dxa"/>
          </w:tcPr>
          <w:p w14:paraId="0E569D56" w14:textId="77777777" w:rsidR="004545AA" w:rsidRDefault="004545AA" w:rsidP="00F4756B">
            <w:pPr>
              <w:shd w:val="clear" w:color="auto" w:fill="FFFFFF"/>
              <w:spacing w:line="255" w:lineRule="atLeast"/>
              <w:rPr>
                <w:rFonts w:ascii="Arial" w:hAnsi="Arial" w:cs="Arial"/>
                <w:sz w:val="24"/>
                <w:szCs w:val="24"/>
              </w:rPr>
            </w:pPr>
            <w:r>
              <w:rPr>
                <w:rFonts w:ascii="Arial" w:hAnsi="Arial" w:cs="Arial"/>
                <w:sz w:val="24"/>
                <w:szCs w:val="24"/>
              </w:rPr>
              <w:t>*Mandatory</w:t>
            </w:r>
          </w:p>
          <w:p w14:paraId="2BDE94C8" w14:textId="77777777" w:rsidR="004545AA" w:rsidRDefault="004545AA" w:rsidP="00F4756B">
            <w:pPr>
              <w:shd w:val="clear" w:color="auto" w:fill="FFFFFF"/>
              <w:spacing w:line="255" w:lineRule="atLeast"/>
              <w:rPr>
                <w:rFonts w:ascii="Arial" w:hAnsi="Arial" w:cs="Arial"/>
                <w:sz w:val="24"/>
                <w:szCs w:val="24"/>
              </w:rPr>
            </w:pPr>
          </w:p>
          <w:p w14:paraId="14FE7A66" w14:textId="77777777" w:rsidR="00A66E12" w:rsidRDefault="00A66E12" w:rsidP="00F4756B">
            <w:pPr>
              <w:shd w:val="clear" w:color="auto" w:fill="FFFFFF"/>
              <w:spacing w:line="255" w:lineRule="atLeast"/>
              <w:rPr>
                <w:rFonts w:ascii="Arial" w:hAnsi="Arial" w:cs="Arial"/>
                <w:sz w:val="24"/>
                <w:szCs w:val="24"/>
              </w:rPr>
            </w:pPr>
            <w:r w:rsidRPr="00A66E12">
              <w:rPr>
                <w:rFonts w:ascii="Arial" w:hAnsi="Arial" w:cs="Arial"/>
                <w:sz w:val="24"/>
                <w:szCs w:val="24"/>
              </w:rPr>
              <w:t>Company Information</w:t>
            </w:r>
          </w:p>
          <w:p w14:paraId="01AA684F" w14:textId="77777777" w:rsidR="00A66E12" w:rsidRDefault="00A66E12" w:rsidP="00F4756B">
            <w:pPr>
              <w:shd w:val="clear" w:color="auto" w:fill="FFFFFF"/>
              <w:spacing w:line="255" w:lineRule="atLeast"/>
              <w:rPr>
                <w:rFonts w:ascii="Arial" w:hAnsi="Arial" w:cs="Arial"/>
                <w:sz w:val="24"/>
                <w:szCs w:val="24"/>
              </w:rPr>
            </w:pPr>
          </w:p>
          <w:p w14:paraId="01705C98"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Company Name in English</w:t>
            </w:r>
          </w:p>
          <w:p w14:paraId="4E9CE80C"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Company Name in Chinese</w:t>
            </w:r>
          </w:p>
          <w:p w14:paraId="747EE101"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Type of Entity</w:t>
            </w:r>
          </w:p>
          <w:p w14:paraId="428AC97E"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 xml:space="preserve">Limited Company </w:t>
            </w:r>
          </w:p>
          <w:p w14:paraId="6160B06D"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Partnership</w:t>
            </w:r>
          </w:p>
          <w:p w14:paraId="555D34A4" w14:textId="77777777" w:rsidR="00E33BD5" w:rsidRPr="00E33BD5" w:rsidRDefault="0058356E" w:rsidP="00E33BD5">
            <w:pPr>
              <w:shd w:val="clear" w:color="auto" w:fill="FFFFFF"/>
              <w:spacing w:line="255" w:lineRule="atLeast"/>
              <w:ind w:left="720"/>
              <w:rPr>
                <w:rFonts w:ascii="Arial" w:hAnsi="Arial" w:cs="Arial"/>
                <w:sz w:val="24"/>
                <w:szCs w:val="24"/>
              </w:rPr>
            </w:pPr>
            <w:r>
              <w:rPr>
                <w:rFonts w:ascii="Arial" w:hAnsi="Arial" w:cs="Arial"/>
                <w:sz w:val="24"/>
                <w:szCs w:val="24"/>
              </w:rPr>
              <w:t xml:space="preserve">Sole </w:t>
            </w:r>
            <w:r>
              <w:rPr>
                <w:rFonts w:ascii="PMingLiU" w:eastAsia="PMingLiU" w:hAnsi="PMingLiU" w:cs="Arial" w:hint="eastAsia"/>
                <w:sz w:val="24"/>
                <w:szCs w:val="24"/>
                <w:lang w:eastAsia="zh-TW"/>
              </w:rPr>
              <w:t>P</w:t>
            </w:r>
            <w:r w:rsidR="00E33BD5" w:rsidRPr="00E33BD5">
              <w:rPr>
                <w:rFonts w:ascii="Arial" w:hAnsi="Arial" w:cs="Arial"/>
                <w:sz w:val="24"/>
                <w:szCs w:val="24"/>
              </w:rPr>
              <w:t>roprietorship</w:t>
            </w:r>
          </w:p>
          <w:p w14:paraId="73B958C2"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Society / Club / Association</w:t>
            </w:r>
          </w:p>
          <w:p w14:paraId="288EFADF" w14:textId="77777777" w:rsid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 xml:space="preserve">Others </w:t>
            </w:r>
          </w:p>
          <w:p w14:paraId="103B022C" w14:textId="77777777" w:rsidR="00A66E12" w:rsidRDefault="00B16DA7" w:rsidP="00E33BD5">
            <w:pPr>
              <w:shd w:val="clear" w:color="auto" w:fill="FFFFFF"/>
              <w:spacing w:line="255" w:lineRule="atLeast"/>
              <w:rPr>
                <w:rFonts w:ascii="Arial" w:hAnsi="Arial" w:cs="Arial"/>
                <w:sz w:val="24"/>
                <w:szCs w:val="24"/>
              </w:rPr>
            </w:pPr>
            <w:r>
              <w:rPr>
                <w:rFonts w:ascii="Arial" w:hAnsi="Arial" w:cs="Arial"/>
                <w:sz w:val="24"/>
                <w:szCs w:val="24"/>
              </w:rPr>
              <w:t>Office Telephone N</w:t>
            </w:r>
            <w:r w:rsidR="00A66E12">
              <w:rPr>
                <w:rFonts w:ascii="Arial" w:hAnsi="Arial" w:cs="Arial"/>
                <w:sz w:val="24"/>
                <w:szCs w:val="24"/>
              </w:rPr>
              <w:t>umber</w:t>
            </w:r>
          </w:p>
          <w:p w14:paraId="42CF1E90"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+852</w:t>
            </w:r>
          </w:p>
          <w:p w14:paraId="1ED44638"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+86</w:t>
            </w:r>
          </w:p>
          <w:p w14:paraId="509685E5"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+853</w:t>
            </w:r>
          </w:p>
          <w:p w14:paraId="399B7AD5" w14:textId="77777777" w:rsidR="00E33BD5" w:rsidRPr="00A66E12"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Others</w:t>
            </w:r>
          </w:p>
          <w:p w14:paraId="1CC412A6"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 xml:space="preserve">Date of </w:t>
            </w:r>
            <w:r w:rsidR="00F83E87">
              <w:rPr>
                <w:rFonts w:ascii="Arial" w:hAnsi="Arial" w:cs="Arial"/>
                <w:sz w:val="24"/>
                <w:szCs w:val="24"/>
              </w:rPr>
              <w:t>Registration</w:t>
            </w:r>
            <w:r w:rsidR="009438F9">
              <w:rPr>
                <w:rFonts w:ascii="Arial" w:hAnsi="Arial" w:cs="Arial"/>
                <w:sz w:val="24"/>
                <w:szCs w:val="24"/>
              </w:rPr>
              <w:t xml:space="preserve"> </w:t>
            </w:r>
            <w:r w:rsidR="00F83E87">
              <w:rPr>
                <w:rFonts w:ascii="Arial" w:hAnsi="Arial" w:cs="Arial"/>
                <w:sz w:val="24"/>
                <w:szCs w:val="24"/>
              </w:rPr>
              <w:t>/</w:t>
            </w:r>
            <w:r w:rsidR="009438F9">
              <w:rPr>
                <w:rFonts w:ascii="Arial" w:hAnsi="Arial" w:cs="Arial"/>
                <w:sz w:val="24"/>
                <w:szCs w:val="24"/>
              </w:rPr>
              <w:t xml:space="preserve"> </w:t>
            </w:r>
            <w:r w:rsidRPr="00A66E12">
              <w:rPr>
                <w:rFonts w:ascii="Arial" w:hAnsi="Arial" w:cs="Arial"/>
                <w:sz w:val="24"/>
                <w:szCs w:val="24"/>
              </w:rPr>
              <w:t>Incorporation</w:t>
            </w:r>
          </w:p>
          <w:p w14:paraId="290C38E8"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 xml:space="preserve">Place of </w:t>
            </w:r>
            <w:r w:rsidR="00F83E87">
              <w:rPr>
                <w:rFonts w:ascii="Arial" w:hAnsi="Arial" w:cs="Arial"/>
                <w:sz w:val="24"/>
                <w:szCs w:val="24"/>
              </w:rPr>
              <w:t>Registration</w:t>
            </w:r>
            <w:r w:rsidR="009438F9">
              <w:rPr>
                <w:rFonts w:ascii="Arial" w:hAnsi="Arial" w:cs="Arial"/>
                <w:sz w:val="24"/>
                <w:szCs w:val="24"/>
              </w:rPr>
              <w:t xml:space="preserve"> </w:t>
            </w:r>
            <w:r w:rsidR="00F83E87">
              <w:rPr>
                <w:rFonts w:ascii="Arial" w:hAnsi="Arial" w:cs="Arial"/>
                <w:sz w:val="24"/>
                <w:szCs w:val="24"/>
              </w:rPr>
              <w:t>/</w:t>
            </w:r>
            <w:r w:rsidR="009438F9">
              <w:rPr>
                <w:rFonts w:ascii="Arial" w:hAnsi="Arial" w:cs="Arial"/>
                <w:sz w:val="24"/>
                <w:szCs w:val="24"/>
              </w:rPr>
              <w:t xml:space="preserve"> </w:t>
            </w:r>
            <w:r w:rsidRPr="00A66E12">
              <w:rPr>
                <w:rFonts w:ascii="Arial" w:hAnsi="Arial" w:cs="Arial"/>
                <w:sz w:val="24"/>
                <w:szCs w:val="24"/>
              </w:rPr>
              <w:t>Incorporation</w:t>
            </w:r>
          </w:p>
          <w:p w14:paraId="54EFE483"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Office Address</w:t>
            </w:r>
          </w:p>
          <w:p w14:paraId="121E5354" w14:textId="77777777" w:rsidR="00A66E12" w:rsidRPr="00A66E12" w:rsidRDefault="00B16DA7" w:rsidP="00A66E12">
            <w:pPr>
              <w:shd w:val="clear" w:color="auto" w:fill="FFFFFF"/>
              <w:spacing w:line="255" w:lineRule="atLeast"/>
              <w:rPr>
                <w:rFonts w:ascii="Arial" w:hAnsi="Arial" w:cs="Arial"/>
                <w:sz w:val="24"/>
                <w:szCs w:val="24"/>
              </w:rPr>
            </w:pPr>
            <w:r>
              <w:rPr>
                <w:rFonts w:ascii="Arial" w:hAnsi="Arial" w:cs="Arial"/>
                <w:sz w:val="24"/>
                <w:szCs w:val="24"/>
              </w:rPr>
              <w:t>Place of Business / Industries</w:t>
            </w:r>
          </w:p>
          <w:p w14:paraId="306F79E9"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Nature of Business</w:t>
            </w:r>
            <w:r w:rsidR="00DE39A4">
              <w:rPr>
                <w:rFonts w:ascii="Arial" w:hAnsi="Arial" w:cs="Arial"/>
                <w:sz w:val="24"/>
                <w:szCs w:val="24"/>
              </w:rPr>
              <w:t xml:space="preserve"> </w:t>
            </w:r>
            <w:r w:rsidRPr="00A66E12">
              <w:rPr>
                <w:rFonts w:ascii="Arial" w:hAnsi="Arial" w:cs="Arial"/>
                <w:sz w:val="24"/>
                <w:szCs w:val="24"/>
              </w:rPr>
              <w:t>/</w:t>
            </w:r>
            <w:r w:rsidR="00DE39A4">
              <w:rPr>
                <w:rFonts w:ascii="Arial" w:hAnsi="Arial" w:cs="Arial"/>
                <w:sz w:val="24"/>
                <w:szCs w:val="24"/>
              </w:rPr>
              <w:t xml:space="preserve"> </w:t>
            </w:r>
            <w:r w:rsidRPr="00A66E12">
              <w:rPr>
                <w:rFonts w:ascii="Arial" w:hAnsi="Arial" w:cs="Arial"/>
                <w:sz w:val="24"/>
                <w:szCs w:val="24"/>
              </w:rPr>
              <w:t>Industries</w:t>
            </w:r>
          </w:p>
          <w:p w14:paraId="3FA4A28E"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Nature of Products</w:t>
            </w:r>
            <w:r w:rsidR="00DE39A4">
              <w:rPr>
                <w:rFonts w:ascii="Arial" w:hAnsi="Arial" w:cs="Arial"/>
                <w:sz w:val="24"/>
                <w:szCs w:val="24"/>
              </w:rPr>
              <w:t xml:space="preserve"> </w:t>
            </w:r>
            <w:r w:rsidRPr="00A66E12">
              <w:rPr>
                <w:rFonts w:ascii="Arial" w:hAnsi="Arial" w:cs="Arial"/>
                <w:sz w:val="24"/>
                <w:szCs w:val="24"/>
              </w:rPr>
              <w:t>/</w:t>
            </w:r>
            <w:r w:rsidR="00DE39A4">
              <w:rPr>
                <w:rFonts w:ascii="Arial" w:hAnsi="Arial" w:cs="Arial"/>
                <w:sz w:val="24"/>
                <w:szCs w:val="24"/>
              </w:rPr>
              <w:t xml:space="preserve"> </w:t>
            </w:r>
            <w:r w:rsidR="008C3B35">
              <w:rPr>
                <w:rFonts w:ascii="Arial" w:hAnsi="Arial" w:cs="Arial"/>
                <w:sz w:val="24"/>
                <w:szCs w:val="24"/>
              </w:rPr>
              <w:t>Services O</w:t>
            </w:r>
            <w:r w:rsidRPr="00A66E12">
              <w:rPr>
                <w:rFonts w:ascii="Arial" w:hAnsi="Arial" w:cs="Arial"/>
                <w:sz w:val="24"/>
                <w:szCs w:val="24"/>
              </w:rPr>
              <w:t>ffered</w:t>
            </w:r>
          </w:p>
          <w:p w14:paraId="29FD034B"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Annual Sales Turnover (HKD)</w:t>
            </w:r>
          </w:p>
          <w:p w14:paraId="6A7428B0"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Annual Net Profit (HKD)</w:t>
            </w:r>
          </w:p>
          <w:p w14:paraId="0549DCFB" w14:textId="77777777" w:rsidR="00A66E12" w:rsidRDefault="00B16DA7" w:rsidP="00A66E12">
            <w:pPr>
              <w:shd w:val="clear" w:color="auto" w:fill="FFFFFF"/>
              <w:spacing w:line="255" w:lineRule="atLeast"/>
              <w:rPr>
                <w:rFonts w:ascii="Arial" w:hAnsi="Arial" w:cs="Arial"/>
                <w:sz w:val="24"/>
                <w:szCs w:val="24"/>
              </w:rPr>
            </w:pPr>
            <w:r>
              <w:rPr>
                <w:rFonts w:ascii="Arial" w:hAnsi="Arial" w:cs="Arial"/>
                <w:sz w:val="24"/>
                <w:szCs w:val="24"/>
              </w:rPr>
              <w:t>Purpose of Account O</w:t>
            </w:r>
            <w:r w:rsidR="00A66E12" w:rsidRPr="00A66E12">
              <w:rPr>
                <w:rFonts w:ascii="Arial" w:hAnsi="Arial" w:cs="Arial"/>
                <w:sz w:val="24"/>
                <w:szCs w:val="24"/>
              </w:rPr>
              <w:t>pening</w:t>
            </w:r>
          </w:p>
          <w:p w14:paraId="7DAF3204"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Savings</w:t>
            </w:r>
          </w:p>
          <w:p w14:paraId="451EC36E"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Investment</w:t>
            </w:r>
          </w:p>
          <w:p w14:paraId="483C3617"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Business Operation</w:t>
            </w:r>
          </w:p>
          <w:p w14:paraId="48F3F61C"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 xml:space="preserve">Loan </w:t>
            </w:r>
            <w:r w:rsidR="00F83E87">
              <w:rPr>
                <w:rFonts w:ascii="Arial" w:hAnsi="Arial" w:cs="Arial"/>
                <w:sz w:val="24"/>
                <w:szCs w:val="24"/>
              </w:rPr>
              <w:t>Rep</w:t>
            </w:r>
            <w:r w:rsidRPr="00DE39A4">
              <w:rPr>
                <w:rFonts w:ascii="Arial" w:hAnsi="Arial" w:cs="Arial"/>
                <w:sz w:val="24"/>
                <w:szCs w:val="24"/>
              </w:rPr>
              <w:t>ayment</w:t>
            </w:r>
          </w:p>
          <w:p w14:paraId="52355D46"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Payroll</w:t>
            </w:r>
          </w:p>
          <w:p w14:paraId="64481CBF"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Settlement</w:t>
            </w:r>
          </w:p>
          <w:p w14:paraId="3D83AED1" w14:textId="77777777" w:rsidR="00DE39A4" w:rsidRPr="00A66E12"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Others</w:t>
            </w:r>
          </w:p>
          <w:p w14:paraId="7FD6632F"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Name of Company Secretary</w:t>
            </w:r>
            <w:r w:rsidR="00CA7BEC">
              <w:rPr>
                <w:rFonts w:ascii="Arial" w:hAnsi="Arial" w:cs="Arial"/>
                <w:sz w:val="24"/>
                <w:szCs w:val="24"/>
              </w:rPr>
              <w:t xml:space="preserve"> (if applicable)</w:t>
            </w:r>
          </w:p>
          <w:p w14:paraId="5EA80B6B" w14:textId="77777777" w:rsidR="00A66E12" w:rsidRPr="00A66E12" w:rsidRDefault="00A66E12" w:rsidP="00A66E12">
            <w:pPr>
              <w:shd w:val="clear" w:color="auto" w:fill="FFFFFF"/>
              <w:spacing w:line="255" w:lineRule="atLeast"/>
              <w:rPr>
                <w:rFonts w:ascii="Arial" w:hAnsi="Arial" w:cs="Arial"/>
                <w:sz w:val="24"/>
                <w:szCs w:val="24"/>
              </w:rPr>
            </w:pPr>
          </w:p>
          <w:p w14:paraId="6FCADFC2" w14:textId="77777777" w:rsidR="00A66E12" w:rsidRDefault="00CA7BEC" w:rsidP="00A66E12">
            <w:pPr>
              <w:shd w:val="clear" w:color="auto" w:fill="FFFFFF"/>
              <w:spacing w:line="255" w:lineRule="atLeast"/>
              <w:rPr>
                <w:rFonts w:ascii="Arial" w:hAnsi="Arial" w:cs="Arial"/>
                <w:sz w:val="24"/>
                <w:szCs w:val="24"/>
              </w:rPr>
            </w:pPr>
            <w:r>
              <w:rPr>
                <w:rFonts w:ascii="Arial" w:hAnsi="Arial" w:cs="Arial"/>
                <w:sz w:val="24"/>
                <w:szCs w:val="24"/>
              </w:rPr>
              <w:t>Is</w:t>
            </w:r>
            <w:r w:rsidRPr="00A66E12">
              <w:rPr>
                <w:rFonts w:ascii="Arial" w:hAnsi="Arial" w:cs="Arial"/>
                <w:sz w:val="24"/>
                <w:szCs w:val="24"/>
              </w:rPr>
              <w:t xml:space="preserve"> </w:t>
            </w:r>
            <w:r w:rsidR="00A66E12" w:rsidRPr="00A66E12">
              <w:rPr>
                <w:rFonts w:ascii="Arial" w:hAnsi="Arial" w:cs="Arial"/>
                <w:sz w:val="24"/>
                <w:szCs w:val="24"/>
              </w:rPr>
              <w:t>your company engage</w:t>
            </w:r>
            <w:r>
              <w:rPr>
                <w:rFonts w:ascii="Arial" w:hAnsi="Arial" w:cs="Arial"/>
                <w:sz w:val="24"/>
                <w:szCs w:val="24"/>
              </w:rPr>
              <w:t>d</w:t>
            </w:r>
            <w:r w:rsidR="00A66E12" w:rsidRPr="00A66E12">
              <w:rPr>
                <w:rFonts w:ascii="Arial" w:hAnsi="Arial" w:cs="Arial"/>
                <w:sz w:val="24"/>
                <w:szCs w:val="24"/>
              </w:rPr>
              <w:t xml:space="preserve"> in money / </w:t>
            </w:r>
            <w:r w:rsidR="00A66E12" w:rsidRPr="00A66E12">
              <w:rPr>
                <w:rFonts w:ascii="Arial" w:hAnsi="Arial" w:cs="Arial"/>
                <w:sz w:val="24"/>
                <w:szCs w:val="24"/>
              </w:rPr>
              <w:lastRenderedPageBreak/>
              <w:t>currency exchange, money transfer or remittance agent services?</w:t>
            </w:r>
          </w:p>
          <w:p w14:paraId="54F71827" w14:textId="77777777" w:rsidR="00CA7BEC" w:rsidRPr="00A66E12" w:rsidRDefault="00CA7BEC" w:rsidP="00A66E12">
            <w:pPr>
              <w:shd w:val="clear" w:color="auto" w:fill="FFFFFF"/>
              <w:spacing w:line="255" w:lineRule="atLeast"/>
              <w:rPr>
                <w:rFonts w:ascii="Arial" w:hAnsi="Arial" w:cs="Arial"/>
                <w:sz w:val="24"/>
                <w:szCs w:val="24"/>
              </w:rPr>
            </w:pPr>
          </w:p>
          <w:p w14:paraId="2666619E" w14:textId="77777777" w:rsid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Is your company with 5 or more layers in its ownership / controlling structure?</w:t>
            </w:r>
          </w:p>
          <w:p w14:paraId="40BBAEE2" w14:textId="77777777" w:rsidR="00CA7BEC" w:rsidRDefault="00CA7BEC" w:rsidP="00A66E12">
            <w:pPr>
              <w:shd w:val="clear" w:color="auto" w:fill="FFFFFF"/>
              <w:spacing w:line="255" w:lineRule="atLeast"/>
              <w:rPr>
                <w:rFonts w:ascii="Arial" w:hAnsi="Arial" w:cs="Arial"/>
                <w:sz w:val="24"/>
                <w:szCs w:val="24"/>
              </w:rPr>
            </w:pPr>
          </w:p>
          <w:p w14:paraId="7B30EEB0" w14:textId="77777777" w:rsidR="00CA7BEC" w:rsidRPr="00A66E12" w:rsidRDefault="00CA7BEC" w:rsidP="00A66E12">
            <w:pPr>
              <w:shd w:val="clear" w:color="auto" w:fill="FFFFFF"/>
              <w:spacing w:line="255" w:lineRule="atLeast"/>
              <w:rPr>
                <w:rFonts w:ascii="Arial" w:hAnsi="Arial" w:cs="Arial"/>
                <w:sz w:val="24"/>
                <w:szCs w:val="24"/>
              </w:rPr>
            </w:pPr>
          </w:p>
          <w:p w14:paraId="1F41C6EF" w14:textId="77777777" w:rsid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 xml:space="preserve">Is your company directly or indirectly owned by </w:t>
            </w:r>
            <w:r w:rsidR="00CA7BEC">
              <w:rPr>
                <w:rFonts w:ascii="Arial" w:hAnsi="Arial" w:cs="Arial"/>
                <w:sz w:val="24"/>
                <w:szCs w:val="24"/>
              </w:rPr>
              <w:t xml:space="preserve">a </w:t>
            </w:r>
            <w:r w:rsidRPr="00A66E12">
              <w:rPr>
                <w:rFonts w:ascii="Arial" w:hAnsi="Arial" w:cs="Arial"/>
                <w:sz w:val="24"/>
                <w:szCs w:val="24"/>
              </w:rPr>
              <w:t>trust or foundation?</w:t>
            </w:r>
          </w:p>
          <w:p w14:paraId="39796F01" w14:textId="77777777" w:rsidR="00CA7BEC" w:rsidRPr="00A66E12" w:rsidRDefault="00CA7BEC" w:rsidP="00A66E12">
            <w:pPr>
              <w:shd w:val="clear" w:color="auto" w:fill="FFFFFF"/>
              <w:spacing w:line="255" w:lineRule="atLeast"/>
              <w:rPr>
                <w:rFonts w:ascii="Arial" w:hAnsi="Arial" w:cs="Arial"/>
                <w:sz w:val="24"/>
                <w:szCs w:val="24"/>
              </w:rPr>
            </w:pPr>
          </w:p>
          <w:p w14:paraId="02A44B57" w14:textId="77777777" w:rsid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 xml:space="preserve">Does your company have any nominee shareholders in </w:t>
            </w:r>
            <w:r w:rsidR="00CA7BEC">
              <w:rPr>
                <w:rFonts w:ascii="Arial" w:hAnsi="Arial" w:cs="Arial"/>
                <w:sz w:val="24"/>
                <w:szCs w:val="24"/>
              </w:rPr>
              <w:t>its</w:t>
            </w:r>
            <w:r w:rsidR="00CA7BEC" w:rsidRPr="00A66E12">
              <w:rPr>
                <w:rFonts w:ascii="Arial" w:hAnsi="Arial" w:cs="Arial"/>
                <w:sz w:val="24"/>
                <w:szCs w:val="24"/>
              </w:rPr>
              <w:t xml:space="preserve"> </w:t>
            </w:r>
            <w:r w:rsidRPr="00A66E12">
              <w:rPr>
                <w:rFonts w:ascii="Arial" w:hAnsi="Arial" w:cs="Arial"/>
                <w:sz w:val="24"/>
                <w:szCs w:val="24"/>
              </w:rPr>
              <w:t>ownership structure?</w:t>
            </w:r>
          </w:p>
          <w:p w14:paraId="73EAF124" w14:textId="77777777" w:rsidR="00CA7BEC" w:rsidRPr="00A66E12" w:rsidRDefault="00CA7BEC" w:rsidP="00A66E12">
            <w:pPr>
              <w:shd w:val="clear" w:color="auto" w:fill="FFFFFF"/>
              <w:spacing w:line="255" w:lineRule="atLeast"/>
              <w:rPr>
                <w:rFonts w:ascii="Arial" w:hAnsi="Arial" w:cs="Arial"/>
                <w:sz w:val="24"/>
                <w:szCs w:val="24"/>
              </w:rPr>
            </w:pPr>
          </w:p>
          <w:p w14:paraId="1731D630" w14:textId="77777777" w:rsid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Has your company issued Bearer shares?</w:t>
            </w:r>
          </w:p>
          <w:p w14:paraId="6DF2AD67" w14:textId="77777777" w:rsidR="00896031" w:rsidRDefault="00896031" w:rsidP="00A66E12">
            <w:pPr>
              <w:shd w:val="clear" w:color="auto" w:fill="FFFFFF"/>
              <w:spacing w:line="255" w:lineRule="atLeast"/>
              <w:rPr>
                <w:rFonts w:ascii="Arial" w:hAnsi="Arial" w:cs="Arial"/>
                <w:sz w:val="24"/>
                <w:szCs w:val="24"/>
              </w:rPr>
            </w:pPr>
          </w:p>
          <w:p w14:paraId="11F32A94" w14:textId="77777777" w:rsidR="00896031" w:rsidRDefault="00896031" w:rsidP="00A66E12">
            <w:pPr>
              <w:shd w:val="clear" w:color="auto" w:fill="FFFFFF"/>
              <w:spacing w:line="255" w:lineRule="atLeast"/>
              <w:rPr>
                <w:rFonts w:ascii="Arial" w:hAnsi="Arial" w:cs="Arial"/>
                <w:sz w:val="24"/>
                <w:szCs w:val="24"/>
              </w:rPr>
            </w:pPr>
            <w:r>
              <w:rPr>
                <w:rFonts w:ascii="Arial" w:hAnsi="Arial" w:cs="Arial"/>
                <w:sz w:val="24"/>
                <w:szCs w:val="24"/>
              </w:rPr>
              <w:t>Yes No</w:t>
            </w:r>
          </w:p>
          <w:p w14:paraId="38B52172" w14:textId="77777777" w:rsidR="00A66E12" w:rsidRPr="00A66E12" w:rsidRDefault="00A66E12" w:rsidP="00A66E12">
            <w:pPr>
              <w:shd w:val="clear" w:color="auto" w:fill="FFFFFF"/>
              <w:spacing w:line="255" w:lineRule="atLeast"/>
              <w:rPr>
                <w:rFonts w:ascii="Arial" w:hAnsi="Arial" w:cs="Arial"/>
                <w:sz w:val="24"/>
                <w:szCs w:val="24"/>
              </w:rPr>
            </w:pPr>
          </w:p>
          <w:p w14:paraId="17D0D64D" w14:textId="77777777" w:rsid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Please select you</w:t>
            </w:r>
            <w:r w:rsidR="001C65E5">
              <w:rPr>
                <w:rFonts w:ascii="Arial" w:hAnsi="Arial" w:cs="Arial"/>
                <w:sz w:val="24"/>
                <w:szCs w:val="24"/>
              </w:rPr>
              <w:t>r</w:t>
            </w:r>
            <w:r w:rsidRPr="00A66E12">
              <w:rPr>
                <w:rFonts w:ascii="Arial" w:hAnsi="Arial" w:cs="Arial"/>
                <w:sz w:val="24"/>
                <w:szCs w:val="24"/>
              </w:rPr>
              <w:t xml:space="preserve"> interested banking services (</w:t>
            </w:r>
            <w:r w:rsidR="001C65E5">
              <w:rPr>
                <w:rFonts w:ascii="Arial" w:hAnsi="Arial" w:cs="Arial"/>
                <w:sz w:val="24"/>
                <w:szCs w:val="24"/>
              </w:rPr>
              <w:t>may choose more than one</w:t>
            </w:r>
            <w:r w:rsidRPr="00A66E12">
              <w:rPr>
                <w:rFonts w:ascii="Arial" w:hAnsi="Arial" w:cs="Arial"/>
                <w:sz w:val="24"/>
                <w:szCs w:val="24"/>
              </w:rPr>
              <w:t>)</w:t>
            </w:r>
            <w:r w:rsidR="00E33BD5">
              <w:rPr>
                <w:rFonts w:ascii="Arial" w:hAnsi="Arial" w:cs="Arial"/>
                <w:sz w:val="24"/>
                <w:szCs w:val="24"/>
              </w:rPr>
              <w:t>:</w:t>
            </w:r>
          </w:p>
          <w:p w14:paraId="41BA112E"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General Banking Services:</w:t>
            </w:r>
          </w:p>
          <w:p w14:paraId="1A31D6F3"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Deposit Products</w:t>
            </w:r>
          </w:p>
          <w:p w14:paraId="050FD577"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Foreign Currency Exchange</w:t>
            </w:r>
          </w:p>
          <w:p w14:paraId="4B7CD7A6" w14:textId="77777777" w:rsid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Payroll</w:t>
            </w:r>
          </w:p>
          <w:p w14:paraId="0F69D599" w14:textId="77777777" w:rsidR="001C65E5" w:rsidRPr="00E33BD5" w:rsidRDefault="001C65E5" w:rsidP="00E33BD5">
            <w:pPr>
              <w:shd w:val="clear" w:color="auto" w:fill="FFFFFF"/>
              <w:spacing w:line="255" w:lineRule="atLeast"/>
              <w:ind w:left="720"/>
              <w:rPr>
                <w:rFonts w:ascii="Arial" w:hAnsi="Arial" w:cs="Arial"/>
                <w:sz w:val="24"/>
                <w:szCs w:val="24"/>
              </w:rPr>
            </w:pPr>
          </w:p>
          <w:p w14:paraId="6A33FD56"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Financing Services:</w:t>
            </w:r>
          </w:p>
          <w:p w14:paraId="678AB344"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Loan Services</w:t>
            </w:r>
          </w:p>
          <w:p w14:paraId="4F0C2E8A" w14:textId="77777777" w:rsid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Trade Finance</w:t>
            </w:r>
          </w:p>
          <w:p w14:paraId="2162411F" w14:textId="77777777" w:rsidR="001C65E5" w:rsidRPr="00E33BD5" w:rsidRDefault="001C65E5" w:rsidP="00E33BD5">
            <w:pPr>
              <w:shd w:val="clear" w:color="auto" w:fill="FFFFFF"/>
              <w:spacing w:line="255" w:lineRule="atLeast"/>
              <w:ind w:left="720"/>
              <w:rPr>
                <w:rFonts w:ascii="Arial" w:hAnsi="Arial" w:cs="Arial"/>
                <w:sz w:val="24"/>
                <w:szCs w:val="24"/>
              </w:rPr>
            </w:pPr>
          </w:p>
          <w:p w14:paraId="516905B2"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Insurance Services:</w:t>
            </w:r>
          </w:p>
          <w:p w14:paraId="450C69C9"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Life Insurance</w:t>
            </w:r>
          </w:p>
          <w:p w14:paraId="084321FC" w14:textId="77777777" w:rsid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General Insurance</w:t>
            </w:r>
          </w:p>
          <w:p w14:paraId="127B6B7C" w14:textId="77777777" w:rsidR="001C65E5" w:rsidRPr="00E33BD5" w:rsidRDefault="001C65E5" w:rsidP="00E33BD5">
            <w:pPr>
              <w:shd w:val="clear" w:color="auto" w:fill="FFFFFF"/>
              <w:spacing w:line="255" w:lineRule="atLeast"/>
              <w:ind w:left="720"/>
              <w:rPr>
                <w:rFonts w:ascii="Arial" w:hAnsi="Arial" w:cs="Arial"/>
                <w:sz w:val="24"/>
                <w:szCs w:val="24"/>
              </w:rPr>
            </w:pPr>
          </w:p>
          <w:p w14:paraId="23D72A99"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Investment Services:</w:t>
            </w:r>
          </w:p>
          <w:p w14:paraId="1089EC0D"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Securities</w:t>
            </w:r>
          </w:p>
          <w:p w14:paraId="1631789B"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Funds</w:t>
            </w:r>
          </w:p>
          <w:p w14:paraId="02EC8989" w14:textId="77777777" w:rsid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lastRenderedPageBreak/>
              <w:t>Structured Products</w:t>
            </w:r>
          </w:p>
          <w:p w14:paraId="4764FB3A" w14:textId="77777777" w:rsidR="001C65E5" w:rsidRPr="00E33BD5" w:rsidRDefault="001C65E5" w:rsidP="00E33BD5">
            <w:pPr>
              <w:shd w:val="clear" w:color="auto" w:fill="FFFFFF"/>
              <w:spacing w:line="255" w:lineRule="atLeast"/>
              <w:ind w:left="720"/>
              <w:rPr>
                <w:rFonts w:ascii="Arial" w:hAnsi="Arial" w:cs="Arial"/>
                <w:sz w:val="24"/>
                <w:szCs w:val="24"/>
              </w:rPr>
            </w:pPr>
          </w:p>
          <w:p w14:paraId="0806AB3B" w14:textId="77777777" w:rsidR="00A66E12" w:rsidRPr="00F4756B"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Others:</w:t>
            </w:r>
          </w:p>
        </w:tc>
        <w:tc>
          <w:tcPr>
            <w:tcW w:w="2790" w:type="dxa"/>
          </w:tcPr>
          <w:p w14:paraId="02E3A1AC" w14:textId="77777777" w:rsidR="004545AA" w:rsidRPr="003606DA" w:rsidRDefault="004545AA" w:rsidP="00F4756B">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lastRenderedPageBreak/>
              <w:t>* 必須填寫</w:t>
            </w:r>
          </w:p>
          <w:p w14:paraId="71BDEF8A" w14:textId="77777777" w:rsidR="004545AA" w:rsidRPr="003606DA" w:rsidRDefault="004545AA" w:rsidP="00F4756B">
            <w:pPr>
              <w:rPr>
                <w:rFonts w:ascii="微软雅黑" w:eastAsia="微软雅黑" w:hAnsi="微软雅黑" w:cs="Arial"/>
                <w:sz w:val="24"/>
                <w:szCs w:val="24"/>
                <w:lang w:eastAsia="zh-TW"/>
              </w:rPr>
            </w:pPr>
          </w:p>
          <w:p w14:paraId="1E9B79D9" w14:textId="77777777" w:rsidR="00A66E12" w:rsidRPr="003606DA" w:rsidRDefault="00A66E12" w:rsidP="00F4756B">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公司資料</w:t>
            </w:r>
          </w:p>
          <w:p w14:paraId="4D9E35D9" w14:textId="77777777" w:rsidR="0045179D" w:rsidRPr="003606DA" w:rsidRDefault="0045179D" w:rsidP="00F4756B">
            <w:pPr>
              <w:rPr>
                <w:rFonts w:ascii="微软雅黑" w:eastAsia="微软雅黑" w:hAnsi="微软雅黑" w:cs="Arial"/>
                <w:sz w:val="24"/>
                <w:szCs w:val="24"/>
                <w:lang w:eastAsia="zh-TW"/>
              </w:rPr>
            </w:pPr>
          </w:p>
          <w:p w14:paraId="4984B2A1"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公司名稱（英文）</w:t>
            </w:r>
          </w:p>
          <w:p w14:paraId="02C59A71"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公司名稱（中文）</w:t>
            </w:r>
          </w:p>
          <w:p w14:paraId="71C28D41"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公司類別</w:t>
            </w:r>
          </w:p>
          <w:p w14:paraId="4FB1FD43"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有限公司</w:t>
            </w:r>
          </w:p>
          <w:p w14:paraId="7A4DCD7A"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合夥</w:t>
            </w:r>
          </w:p>
          <w:p w14:paraId="15D0AEDE"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獨資</w:t>
            </w:r>
          </w:p>
          <w:p w14:paraId="01D143B5"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社團</w:t>
            </w:r>
            <w:r w:rsidR="005A4929"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會社</w:t>
            </w:r>
            <w:r w:rsidR="005A4929"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協會</w:t>
            </w:r>
          </w:p>
          <w:p w14:paraId="541F2E0D"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p>
          <w:p w14:paraId="4B368483" w14:textId="77777777" w:rsidR="0045179D" w:rsidRPr="003606DA" w:rsidRDefault="00223210"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w:t>
            </w:r>
            <w:r w:rsidR="0045179D" w:rsidRPr="003606DA">
              <w:rPr>
                <w:rFonts w:ascii="微软雅黑" w:eastAsia="微软雅黑" w:hAnsi="微软雅黑" w:cs="Arial" w:hint="eastAsia"/>
                <w:sz w:val="24"/>
                <w:szCs w:val="24"/>
                <w:lang w:eastAsia="zh-TW"/>
              </w:rPr>
              <w:t>電話號碼</w:t>
            </w:r>
          </w:p>
          <w:p w14:paraId="058673A1"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+852</w:t>
            </w:r>
          </w:p>
          <w:p w14:paraId="120E9965"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+86</w:t>
            </w:r>
          </w:p>
          <w:p w14:paraId="551F6A1E"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+853</w:t>
            </w:r>
          </w:p>
          <w:p w14:paraId="3136E41B"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p>
          <w:p w14:paraId="21D9A62B" w14:textId="77777777" w:rsidR="0045179D" w:rsidRPr="003606DA" w:rsidRDefault="00F83E87"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登記／</w:t>
            </w:r>
            <w:r w:rsidR="0045179D" w:rsidRPr="003606DA">
              <w:rPr>
                <w:rFonts w:ascii="微软雅黑" w:eastAsia="微软雅黑" w:hAnsi="微软雅黑" w:cs="Arial" w:hint="eastAsia"/>
                <w:sz w:val="24"/>
                <w:szCs w:val="24"/>
                <w:lang w:eastAsia="zh-TW"/>
              </w:rPr>
              <w:t>註冊日期</w:t>
            </w:r>
          </w:p>
          <w:p w14:paraId="35C8889A" w14:textId="77777777" w:rsidR="0045179D" w:rsidRPr="003606DA" w:rsidRDefault="00F83E87"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登記／</w:t>
            </w:r>
            <w:r w:rsidR="0045179D" w:rsidRPr="003606DA">
              <w:rPr>
                <w:rFonts w:ascii="微软雅黑" w:eastAsia="微软雅黑" w:hAnsi="微软雅黑" w:cs="Arial" w:hint="eastAsia"/>
                <w:sz w:val="24"/>
                <w:szCs w:val="24"/>
                <w:lang w:eastAsia="zh-TW"/>
              </w:rPr>
              <w:t>註冊地區</w:t>
            </w:r>
          </w:p>
          <w:p w14:paraId="692D52A3" w14:textId="77777777" w:rsidR="0045179D" w:rsidRPr="003606DA" w:rsidRDefault="00223210"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w:t>
            </w:r>
            <w:r w:rsidR="0045179D" w:rsidRPr="003606DA">
              <w:rPr>
                <w:rFonts w:ascii="微软雅黑" w:eastAsia="微软雅黑" w:hAnsi="微软雅黑" w:cs="Arial" w:hint="eastAsia"/>
                <w:sz w:val="24"/>
                <w:szCs w:val="24"/>
                <w:lang w:eastAsia="zh-TW"/>
              </w:rPr>
              <w:t>地址</w:t>
            </w:r>
          </w:p>
          <w:p w14:paraId="0AC81720" w14:textId="77777777" w:rsidR="0045179D" w:rsidRPr="003606DA" w:rsidRDefault="00F83E87"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業務</w:t>
            </w:r>
            <w:r w:rsidR="0045179D" w:rsidRPr="003606DA">
              <w:rPr>
                <w:rFonts w:ascii="微软雅黑" w:eastAsia="微软雅黑" w:hAnsi="微软雅黑" w:cs="Arial" w:hint="eastAsia"/>
                <w:sz w:val="24"/>
                <w:szCs w:val="24"/>
                <w:lang w:eastAsia="zh-TW"/>
              </w:rPr>
              <w:t>／行業所在地</w:t>
            </w:r>
          </w:p>
          <w:p w14:paraId="392BED48" w14:textId="77777777" w:rsidR="0045179D" w:rsidRPr="003606DA" w:rsidRDefault="00F83E87"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業務</w:t>
            </w:r>
            <w:r w:rsidR="0045179D" w:rsidRPr="003606DA">
              <w:rPr>
                <w:rFonts w:ascii="微软雅黑" w:eastAsia="微软雅黑" w:hAnsi="微软雅黑" w:cs="Arial" w:hint="eastAsia"/>
                <w:sz w:val="24"/>
                <w:szCs w:val="24"/>
                <w:lang w:eastAsia="zh-TW"/>
              </w:rPr>
              <w:t>／行業性質</w:t>
            </w:r>
          </w:p>
          <w:p w14:paraId="653AC802"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所提供的商品或服務</w:t>
            </w:r>
          </w:p>
          <w:p w14:paraId="1B17E14D" w14:textId="77777777" w:rsidR="0045179D" w:rsidRPr="003606DA" w:rsidRDefault="007D40E4"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年度銷售額（港</w:t>
            </w:r>
            <w:r w:rsidRPr="003606DA">
              <w:rPr>
                <w:rFonts w:ascii="微软雅黑" w:eastAsia="微软雅黑" w:hAnsi="微软雅黑" w:cs="Arial" w:hint="eastAsia"/>
                <w:sz w:val="24"/>
                <w:szCs w:val="24"/>
                <w:lang w:eastAsia="zh-HK"/>
              </w:rPr>
              <w:t>元</w:t>
            </w:r>
            <w:r w:rsidR="0045179D" w:rsidRPr="003606DA">
              <w:rPr>
                <w:rFonts w:ascii="微软雅黑" w:eastAsia="微软雅黑" w:hAnsi="微软雅黑" w:cs="Arial" w:hint="eastAsia"/>
                <w:sz w:val="24"/>
                <w:szCs w:val="24"/>
                <w:lang w:eastAsia="zh-TW"/>
              </w:rPr>
              <w:t xml:space="preserve">） </w:t>
            </w:r>
          </w:p>
          <w:p w14:paraId="7E2B0203" w14:textId="77777777" w:rsidR="0045179D" w:rsidRPr="003606DA" w:rsidRDefault="007D40E4"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年度</w:t>
            </w:r>
            <w:r w:rsidR="00F83E87" w:rsidRPr="003606DA">
              <w:rPr>
                <w:rFonts w:ascii="微软雅黑" w:eastAsia="微软雅黑" w:hAnsi="微软雅黑" w:cs="Arial" w:hint="eastAsia"/>
                <w:sz w:val="24"/>
                <w:szCs w:val="24"/>
                <w:lang w:eastAsia="zh-TW"/>
              </w:rPr>
              <w:t>淨</w:t>
            </w:r>
            <w:r w:rsidRPr="003606DA">
              <w:rPr>
                <w:rFonts w:ascii="微软雅黑" w:eastAsia="微软雅黑" w:hAnsi="微软雅黑" w:cs="Arial" w:hint="eastAsia"/>
                <w:sz w:val="24"/>
                <w:szCs w:val="24"/>
                <w:lang w:eastAsia="zh-TW"/>
              </w:rPr>
              <w:t>收益（港</w:t>
            </w:r>
            <w:r w:rsidRPr="003606DA">
              <w:rPr>
                <w:rFonts w:ascii="微软雅黑" w:eastAsia="微软雅黑" w:hAnsi="微软雅黑" w:cs="Arial" w:hint="eastAsia"/>
                <w:sz w:val="24"/>
                <w:szCs w:val="24"/>
                <w:lang w:eastAsia="zh-HK"/>
              </w:rPr>
              <w:t>元</w:t>
            </w:r>
            <w:r w:rsidR="0045179D" w:rsidRPr="003606DA">
              <w:rPr>
                <w:rFonts w:ascii="微软雅黑" w:eastAsia="微软雅黑" w:hAnsi="微软雅黑" w:cs="Arial" w:hint="eastAsia"/>
                <w:sz w:val="24"/>
                <w:szCs w:val="24"/>
                <w:lang w:eastAsia="zh-TW"/>
              </w:rPr>
              <w:t xml:space="preserve">） </w:t>
            </w:r>
          </w:p>
          <w:p w14:paraId="52F93263"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開戶用途</w:t>
            </w:r>
          </w:p>
          <w:p w14:paraId="3D0EDF33"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存款</w:t>
            </w:r>
          </w:p>
          <w:p w14:paraId="7E957C31"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投資</w:t>
            </w:r>
          </w:p>
          <w:p w14:paraId="47CA6DBE"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商業運營</w:t>
            </w:r>
          </w:p>
          <w:p w14:paraId="3BE0FB4C"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償還貸款</w:t>
            </w:r>
          </w:p>
          <w:p w14:paraId="41157451"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發薪</w:t>
            </w:r>
          </w:p>
          <w:p w14:paraId="6F1C1BDE"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付款結算</w:t>
            </w:r>
          </w:p>
          <w:p w14:paraId="246608B0"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p>
          <w:p w14:paraId="79681749" w14:textId="77777777" w:rsidR="0045179D" w:rsidRPr="003606DA" w:rsidRDefault="0045179D" w:rsidP="00056E1A">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lastRenderedPageBreak/>
              <w:t>秘書公司名稱</w:t>
            </w:r>
            <w:r w:rsidR="00CA7BEC" w:rsidRPr="003606DA">
              <w:rPr>
                <w:rFonts w:ascii="微软雅黑" w:eastAsia="微软雅黑" w:hAnsi="微软雅黑" w:cs="Arial" w:hint="eastAsia"/>
                <w:sz w:val="24"/>
                <w:szCs w:val="24"/>
                <w:lang w:eastAsia="zh-TW"/>
              </w:rPr>
              <w:t>（如適用）</w:t>
            </w:r>
          </w:p>
          <w:p w14:paraId="29523312" w14:textId="77777777" w:rsidR="0045179D" w:rsidRPr="003606DA" w:rsidRDefault="0045179D" w:rsidP="0045179D">
            <w:pPr>
              <w:rPr>
                <w:rFonts w:ascii="微软雅黑" w:eastAsia="微软雅黑" w:hAnsi="微软雅黑" w:cs="Arial"/>
                <w:sz w:val="24"/>
                <w:szCs w:val="24"/>
                <w:lang w:eastAsia="zh-TW"/>
              </w:rPr>
            </w:pPr>
          </w:p>
          <w:p w14:paraId="517E1494"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貴公司是否從事貨幣兌換、匯款或匯款代理服務</w:t>
            </w:r>
            <w:r w:rsidR="00BD2178">
              <w:rPr>
                <w:rFonts w:ascii="PMingLiU" w:eastAsia="PMingLiU" w:hAnsi="PMingLiU" w:cs="Arial" w:hint="eastAsia"/>
                <w:sz w:val="24"/>
                <w:szCs w:val="24"/>
                <w:lang w:eastAsia="zh-HK"/>
              </w:rPr>
              <w:t>？</w:t>
            </w:r>
            <w:r w:rsidRPr="003606DA">
              <w:rPr>
                <w:rFonts w:ascii="微软雅黑" w:eastAsia="微软雅黑" w:hAnsi="微软雅黑" w:cs="Arial" w:hint="eastAsia"/>
                <w:sz w:val="24"/>
                <w:szCs w:val="24"/>
                <w:lang w:eastAsia="zh-TW"/>
              </w:rPr>
              <w:t xml:space="preserve"> </w:t>
            </w:r>
          </w:p>
          <w:p w14:paraId="6CE83FD7" w14:textId="77777777" w:rsidR="00CA7BEC" w:rsidRPr="003606DA" w:rsidRDefault="00CA7BEC" w:rsidP="0045179D">
            <w:pPr>
              <w:rPr>
                <w:rFonts w:ascii="微软雅黑" w:eastAsia="微软雅黑" w:hAnsi="微软雅黑" w:cs="Arial"/>
                <w:sz w:val="24"/>
                <w:szCs w:val="24"/>
                <w:lang w:eastAsia="zh-TW"/>
              </w:rPr>
            </w:pPr>
          </w:p>
          <w:p w14:paraId="24E5FF49" w14:textId="77777777" w:rsidR="00CA7BEC"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貴公司</w:t>
            </w:r>
            <w:r w:rsidR="00CA7BEC" w:rsidRPr="003606DA">
              <w:rPr>
                <w:rFonts w:ascii="微软雅黑" w:eastAsia="微软雅黑" w:hAnsi="微软雅黑" w:cs="Arial" w:hint="eastAsia"/>
                <w:sz w:val="24"/>
                <w:szCs w:val="24"/>
                <w:lang w:eastAsia="zh-TW"/>
              </w:rPr>
              <w:t>的擁有權／控制權結構是否具</w:t>
            </w:r>
            <w:r w:rsidR="00CA7BEC" w:rsidRPr="003606DA">
              <w:rPr>
                <w:rFonts w:ascii="微软雅黑" w:eastAsia="微软雅黑" w:hAnsi="微软雅黑" w:cs="Arial"/>
                <w:sz w:val="24"/>
                <w:szCs w:val="24"/>
                <w:lang w:val="en-HK" w:eastAsia="zh-TW"/>
              </w:rPr>
              <w:t>5</w:t>
            </w:r>
            <w:r w:rsidR="00CA7BEC" w:rsidRPr="003606DA">
              <w:rPr>
                <w:rFonts w:ascii="微软雅黑" w:eastAsia="微软雅黑" w:hAnsi="微软雅黑" w:cs="Arial" w:hint="eastAsia"/>
                <w:sz w:val="24"/>
                <w:szCs w:val="24"/>
                <w:lang w:eastAsia="zh-TW"/>
              </w:rPr>
              <w:t>層或以上</w:t>
            </w:r>
            <w:r w:rsidR="00BD2178">
              <w:rPr>
                <w:rFonts w:ascii="微软雅黑" w:eastAsia="微软雅黑" w:hAnsi="微软雅黑" w:cs="Arial" w:hint="eastAsia"/>
                <w:sz w:val="24"/>
                <w:szCs w:val="24"/>
                <w:lang w:eastAsia="zh-TW"/>
              </w:rPr>
              <w:t>？</w:t>
            </w:r>
          </w:p>
          <w:p w14:paraId="267F67D1" w14:textId="77777777" w:rsidR="00CA7BEC" w:rsidRPr="003606DA" w:rsidRDefault="00CA7BEC" w:rsidP="0045179D">
            <w:pPr>
              <w:rPr>
                <w:rFonts w:ascii="微软雅黑" w:eastAsia="微软雅黑" w:hAnsi="微软雅黑" w:cs="Arial"/>
                <w:sz w:val="24"/>
                <w:szCs w:val="24"/>
                <w:lang w:eastAsia="zh-TW"/>
              </w:rPr>
            </w:pPr>
            <w:r w:rsidRPr="003606DA">
              <w:rPr>
                <w:rFonts w:ascii="微软雅黑" w:eastAsia="微软雅黑" w:hAnsi="微软雅黑" w:hint="eastAsia"/>
                <w:lang w:eastAsia="zh-TW"/>
              </w:rPr>
              <w:t xml:space="preserve"> </w:t>
            </w:r>
          </w:p>
          <w:p w14:paraId="00BE7DAB"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貴公司是否由信託或基金直接或間接擁有</w:t>
            </w:r>
            <w:r w:rsidR="00BD2178">
              <w:rPr>
                <w:rFonts w:ascii="微软雅黑" w:eastAsia="微软雅黑" w:hAnsi="微软雅黑" w:cs="Arial" w:hint="eastAsia"/>
                <w:sz w:val="24"/>
                <w:szCs w:val="24"/>
                <w:lang w:eastAsia="zh-TW"/>
              </w:rPr>
              <w:t>？</w:t>
            </w:r>
          </w:p>
          <w:p w14:paraId="26E7BA33" w14:textId="77777777" w:rsidR="00CA7BEC" w:rsidRPr="003606DA" w:rsidRDefault="00CA7BEC" w:rsidP="0045179D">
            <w:pPr>
              <w:rPr>
                <w:rFonts w:ascii="微软雅黑" w:eastAsia="微软雅黑" w:hAnsi="微软雅黑" w:cs="Arial"/>
                <w:sz w:val="24"/>
                <w:szCs w:val="24"/>
                <w:lang w:eastAsia="zh-TW"/>
              </w:rPr>
            </w:pPr>
          </w:p>
          <w:p w14:paraId="22DF0F65"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貴公司的擁有權架構中是否</w:t>
            </w:r>
            <w:r w:rsidR="001C65E5" w:rsidRPr="003606DA">
              <w:rPr>
                <w:rFonts w:ascii="微软雅黑" w:eastAsia="微软雅黑" w:hAnsi="微软雅黑" w:cs="Arial" w:hint="eastAsia"/>
                <w:sz w:val="24"/>
                <w:szCs w:val="24"/>
                <w:lang w:eastAsia="zh-TW"/>
              </w:rPr>
              <w:t>有</w:t>
            </w:r>
            <w:r w:rsidRPr="003606DA">
              <w:rPr>
                <w:rFonts w:ascii="微软雅黑" w:eastAsia="微软雅黑" w:hAnsi="微软雅黑" w:cs="Arial" w:hint="eastAsia"/>
                <w:sz w:val="24"/>
                <w:szCs w:val="24"/>
                <w:lang w:eastAsia="zh-TW"/>
              </w:rPr>
              <w:t>代理股東</w:t>
            </w:r>
            <w:r w:rsidR="00BD2178">
              <w:rPr>
                <w:rFonts w:ascii="微软雅黑" w:eastAsia="微软雅黑" w:hAnsi="微软雅黑" w:cs="Arial" w:hint="eastAsia"/>
                <w:sz w:val="24"/>
                <w:szCs w:val="24"/>
                <w:lang w:eastAsia="zh-TW"/>
              </w:rPr>
              <w:t>？</w:t>
            </w:r>
          </w:p>
          <w:p w14:paraId="625E6500" w14:textId="77777777" w:rsidR="00CA7BEC" w:rsidRPr="003606DA" w:rsidRDefault="00CA7BEC" w:rsidP="0045179D">
            <w:pPr>
              <w:rPr>
                <w:rFonts w:ascii="微软雅黑" w:eastAsia="微软雅黑" w:hAnsi="微软雅黑" w:cs="Arial"/>
                <w:sz w:val="24"/>
                <w:szCs w:val="24"/>
                <w:lang w:eastAsia="zh-TW"/>
              </w:rPr>
            </w:pPr>
          </w:p>
          <w:p w14:paraId="5A55A83F"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貴公司是否有發行不記名股票</w:t>
            </w:r>
            <w:r w:rsidR="00BD2178">
              <w:rPr>
                <w:rFonts w:ascii="微软雅黑" w:eastAsia="微软雅黑" w:hAnsi="微软雅黑" w:cs="Arial" w:hint="eastAsia"/>
                <w:sz w:val="24"/>
                <w:szCs w:val="24"/>
                <w:lang w:eastAsia="zh-TW"/>
              </w:rPr>
              <w:t>？</w:t>
            </w:r>
          </w:p>
          <w:p w14:paraId="232468FB" w14:textId="77777777" w:rsidR="00896031" w:rsidRPr="003606DA" w:rsidRDefault="00896031" w:rsidP="0045179D">
            <w:pPr>
              <w:rPr>
                <w:rFonts w:ascii="微软雅黑" w:eastAsia="微软雅黑" w:hAnsi="微软雅黑" w:cs="Arial"/>
                <w:sz w:val="24"/>
                <w:szCs w:val="24"/>
                <w:lang w:eastAsia="zh-TW"/>
              </w:rPr>
            </w:pPr>
          </w:p>
          <w:p w14:paraId="46DC34D5" w14:textId="77777777" w:rsidR="00896031" w:rsidRPr="003606DA" w:rsidRDefault="00896031" w:rsidP="00896031">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是 否</w:t>
            </w:r>
          </w:p>
          <w:p w14:paraId="08E3AC72" w14:textId="77777777" w:rsidR="0045179D" w:rsidRPr="003606DA" w:rsidRDefault="0045179D" w:rsidP="0045179D">
            <w:pPr>
              <w:rPr>
                <w:rFonts w:ascii="微软雅黑" w:eastAsia="微软雅黑" w:hAnsi="微软雅黑" w:cs="Arial"/>
                <w:sz w:val="24"/>
                <w:szCs w:val="24"/>
                <w:lang w:eastAsia="zh-TW"/>
              </w:rPr>
            </w:pPr>
          </w:p>
          <w:p w14:paraId="215B3575"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請選擇你有興趣的商業理財服務</w:t>
            </w:r>
            <w:r w:rsidR="00971AE6"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可選擇多項</w:t>
            </w:r>
            <w:r w:rsidR="003606DA" w:rsidRPr="00584B6C">
              <w:rPr>
                <w:rFonts w:ascii="微软雅黑" w:eastAsia="微软雅黑" w:hAnsi="微软雅黑" w:cs="Arial" w:hint="eastAsia"/>
                <w:sz w:val="24"/>
                <w:szCs w:val="24"/>
                <w:lang w:eastAsia="zh-TW"/>
              </w:rPr>
              <w:t>）</w:t>
            </w:r>
            <w:r w:rsidR="008C5442" w:rsidRPr="003606DA">
              <w:rPr>
                <w:rFonts w:ascii="微软雅黑" w:eastAsia="微软雅黑" w:hAnsi="微软雅黑" w:cs="Arial" w:hint="eastAsia"/>
                <w:sz w:val="24"/>
                <w:szCs w:val="24"/>
                <w:lang w:eastAsia="zh-HK"/>
              </w:rPr>
              <w:t>：</w:t>
            </w:r>
          </w:p>
          <w:p w14:paraId="431E8B24"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一般銀行服務</w:t>
            </w:r>
            <w:r w:rsidR="008C5442" w:rsidRPr="003606DA">
              <w:rPr>
                <w:rFonts w:ascii="微软雅黑" w:eastAsia="微软雅黑" w:hAnsi="微软雅黑" w:cs="Arial" w:hint="eastAsia"/>
                <w:sz w:val="24"/>
                <w:szCs w:val="24"/>
                <w:lang w:eastAsia="zh-HK"/>
              </w:rPr>
              <w:t>：</w:t>
            </w:r>
          </w:p>
          <w:p w14:paraId="05CCC26B"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存款產品</w:t>
            </w:r>
          </w:p>
          <w:p w14:paraId="1B4B2A49"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外幣兌換</w:t>
            </w:r>
          </w:p>
          <w:p w14:paraId="2DA1FAD4" w14:textId="77777777" w:rsidR="0045179D" w:rsidRPr="003606DA" w:rsidRDefault="0045179D" w:rsidP="0045179D">
            <w:pPr>
              <w:ind w:left="720"/>
              <w:rPr>
                <w:rFonts w:ascii="微软雅黑" w:eastAsia="微软雅黑" w:hAnsi="微软雅黑" w:cs="Arial"/>
                <w:sz w:val="24"/>
                <w:szCs w:val="24"/>
                <w:lang w:val="en-HK" w:eastAsia="zh-TW"/>
              </w:rPr>
            </w:pPr>
            <w:r w:rsidRPr="003606DA">
              <w:rPr>
                <w:rFonts w:ascii="微软雅黑" w:eastAsia="微软雅黑" w:hAnsi="微软雅黑" w:cs="Arial" w:hint="eastAsia"/>
                <w:sz w:val="24"/>
                <w:szCs w:val="24"/>
                <w:lang w:eastAsia="zh-TW"/>
              </w:rPr>
              <w:t>發薪</w:t>
            </w:r>
          </w:p>
          <w:p w14:paraId="3A20555B" w14:textId="77777777" w:rsidR="001C65E5" w:rsidRPr="003606DA" w:rsidRDefault="001C65E5" w:rsidP="0045179D">
            <w:pPr>
              <w:ind w:left="720"/>
              <w:rPr>
                <w:rFonts w:ascii="微软雅黑" w:eastAsia="微软雅黑" w:hAnsi="微软雅黑" w:cs="Arial"/>
                <w:sz w:val="24"/>
                <w:szCs w:val="24"/>
                <w:lang w:val="en-HK" w:eastAsia="zh-TW"/>
              </w:rPr>
            </w:pPr>
          </w:p>
          <w:p w14:paraId="057762B2"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融資服務</w:t>
            </w:r>
            <w:r w:rsidR="008C5442" w:rsidRPr="003606DA">
              <w:rPr>
                <w:rFonts w:ascii="微软雅黑" w:eastAsia="微软雅黑" w:hAnsi="微软雅黑" w:cs="Arial" w:hint="eastAsia"/>
                <w:sz w:val="24"/>
                <w:szCs w:val="24"/>
                <w:lang w:eastAsia="zh-HK"/>
              </w:rPr>
              <w:t>：</w:t>
            </w:r>
          </w:p>
          <w:p w14:paraId="501209F3"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貸款服務</w:t>
            </w:r>
          </w:p>
          <w:p w14:paraId="5F148D76" w14:textId="77777777" w:rsidR="0045179D" w:rsidRPr="003606DA" w:rsidRDefault="0045179D" w:rsidP="0045179D">
            <w:pPr>
              <w:ind w:left="720"/>
              <w:rPr>
                <w:rFonts w:ascii="微软雅黑" w:eastAsia="微软雅黑" w:hAnsi="微软雅黑" w:cs="Arial"/>
                <w:sz w:val="24"/>
                <w:szCs w:val="24"/>
                <w:lang w:val="en-HK" w:eastAsia="zh-TW"/>
              </w:rPr>
            </w:pPr>
            <w:r w:rsidRPr="003606DA">
              <w:rPr>
                <w:rFonts w:ascii="微软雅黑" w:eastAsia="微软雅黑" w:hAnsi="微软雅黑" w:cs="Arial" w:hint="eastAsia"/>
                <w:sz w:val="24"/>
                <w:szCs w:val="24"/>
                <w:lang w:eastAsia="zh-TW"/>
              </w:rPr>
              <w:t>貿易融資</w:t>
            </w:r>
          </w:p>
          <w:p w14:paraId="3283CE12" w14:textId="77777777" w:rsidR="001C65E5" w:rsidRPr="003606DA" w:rsidRDefault="001C65E5" w:rsidP="0045179D">
            <w:pPr>
              <w:ind w:left="720"/>
              <w:rPr>
                <w:rFonts w:ascii="微软雅黑" w:eastAsia="微软雅黑" w:hAnsi="微软雅黑" w:cs="Arial"/>
                <w:sz w:val="24"/>
                <w:szCs w:val="24"/>
                <w:lang w:val="en-HK" w:eastAsia="zh-TW"/>
              </w:rPr>
            </w:pPr>
          </w:p>
          <w:p w14:paraId="05855917"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lastRenderedPageBreak/>
              <w:t>保險服務</w:t>
            </w:r>
            <w:r w:rsidR="008C5442" w:rsidRPr="003606DA">
              <w:rPr>
                <w:rFonts w:ascii="微软雅黑" w:eastAsia="微软雅黑" w:hAnsi="微软雅黑" w:cs="Arial" w:hint="eastAsia"/>
                <w:sz w:val="24"/>
                <w:szCs w:val="24"/>
                <w:lang w:eastAsia="zh-HK"/>
              </w:rPr>
              <w:t>：</w:t>
            </w:r>
          </w:p>
          <w:p w14:paraId="67B784F2"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人壽保險</w:t>
            </w:r>
          </w:p>
          <w:p w14:paraId="06741D98" w14:textId="77777777" w:rsidR="0045179D" w:rsidRPr="003606DA" w:rsidRDefault="0045179D" w:rsidP="0045179D">
            <w:pPr>
              <w:ind w:left="720"/>
              <w:rPr>
                <w:rFonts w:ascii="微软雅黑" w:eastAsia="微软雅黑" w:hAnsi="微软雅黑" w:cs="Arial"/>
                <w:sz w:val="24"/>
                <w:szCs w:val="24"/>
                <w:lang w:val="en-HK" w:eastAsia="zh-TW"/>
              </w:rPr>
            </w:pPr>
            <w:r w:rsidRPr="003606DA">
              <w:rPr>
                <w:rFonts w:ascii="微软雅黑" w:eastAsia="微软雅黑" w:hAnsi="微软雅黑" w:cs="Arial" w:hint="eastAsia"/>
                <w:sz w:val="24"/>
                <w:szCs w:val="24"/>
                <w:lang w:eastAsia="zh-TW"/>
              </w:rPr>
              <w:t>一般保險</w:t>
            </w:r>
          </w:p>
          <w:p w14:paraId="2FA0165A" w14:textId="77777777" w:rsidR="001C65E5" w:rsidRPr="003606DA" w:rsidRDefault="001C65E5" w:rsidP="0045179D">
            <w:pPr>
              <w:ind w:left="720"/>
              <w:rPr>
                <w:rFonts w:ascii="微软雅黑" w:eastAsia="微软雅黑" w:hAnsi="微软雅黑" w:cs="Arial"/>
                <w:sz w:val="24"/>
                <w:szCs w:val="24"/>
                <w:lang w:val="en-HK" w:eastAsia="zh-TW"/>
              </w:rPr>
            </w:pPr>
          </w:p>
          <w:p w14:paraId="2B865523"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投資服務</w:t>
            </w:r>
            <w:r w:rsidR="008C5442" w:rsidRPr="003606DA">
              <w:rPr>
                <w:rFonts w:ascii="微软雅黑" w:eastAsia="微软雅黑" w:hAnsi="微软雅黑" w:cs="Arial" w:hint="eastAsia"/>
                <w:sz w:val="24"/>
                <w:szCs w:val="24"/>
                <w:lang w:eastAsia="zh-HK"/>
              </w:rPr>
              <w:t>：</w:t>
            </w:r>
          </w:p>
          <w:p w14:paraId="5B7CDC68"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證券</w:t>
            </w:r>
          </w:p>
          <w:p w14:paraId="60206090"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基金</w:t>
            </w:r>
          </w:p>
          <w:p w14:paraId="55256BE6" w14:textId="77777777" w:rsidR="0045179D" w:rsidRPr="003606DA" w:rsidRDefault="0045179D" w:rsidP="0045179D">
            <w:pPr>
              <w:ind w:left="720"/>
              <w:rPr>
                <w:rFonts w:ascii="微软雅黑" w:eastAsia="微软雅黑" w:hAnsi="微软雅黑" w:cs="Arial"/>
                <w:sz w:val="24"/>
                <w:szCs w:val="24"/>
                <w:lang w:val="en-HK" w:eastAsia="zh-TW"/>
              </w:rPr>
            </w:pPr>
            <w:r w:rsidRPr="003606DA">
              <w:rPr>
                <w:rFonts w:ascii="微软雅黑" w:eastAsia="微软雅黑" w:hAnsi="微软雅黑" w:cs="Arial" w:hint="eastAsia"/>
                <w:sz w:val="24"/>
                <w:szCs w:val="24"/>
                <w:lang w:eastAsia="zh-TW"/>
              </w:rPr>
              <w:t>結構性產品</w:t>
            </w:r>
          </w:p>
          <w:p w14:paraId="17A92C80" w14:textId="77777777" w:rsidR="001C65E5" w:rsidRPr="003606DA" w:rsidRDefault="001C65E5" w:rsidP="0045179D">
            <w:pPr>
              <w:ind w:left="720"/>
              <w:rPr>
                <w:rFonts w:ascii="微软雅黑" w:eastAsia="微软雅黑" w:hAnsi="微软雅黑" w:cs="Arial"/>
                <w:sz w:val="24"/>
                <w:szCs w:val="24"/>
                <w:lang w:val="en-HK" w:eastAsia="zh-TW"/>
              </w:rPr>
            </w:pPr>
          </w:p>
          <w:p w14:paraId="501CEB16"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r w:rsidR="008C5442" w:rsidRPr="003606DA">
              <w:rPr>
                <w:rFonts w:ascii="微软雅黑" w:eastAsia="微软雅黑" w:hAnsi="微软雅黑" w:cs="Arial" w:hint="eastAsia"/>
                <w:sz w:val="24"/>
                <w:szCs w:val="24"/>
                <w:lang w:eastAsia="zh-HK"/>
              </w:rPr>
              <w:t>：</w:t>
            </w:r>
          </w:p>
          <w:p w14:paraId="00739ADD" w14:textId="77777777" w:rsidR="0045179D" w:rsidRPr="003606DA" w:rsidRDefault="0045179D" w:rsidP="0045179D">
            <w:pPr>
              <w:rPr>
                <w:rFonts w:ascii="微软雅黑" w:eastAsia="微软雅黑" w:hAnsi="微软雅黑" w:cs="Arial"/>
                <w:sz w:val="24"/>
                <w:szCs w:val="24"/>
                <w:lang w:eastAsia="zh-TW"/>
              </w:rPr>
            </w:pPr>
          </w:p>
        </w:tc>
        <w:tc>
          <w:tcPr>
            <w:tcW w:w="2860" w:type="dxa"/>
          </w:tcPr>
          <w:p w14:paraId="6E08CB07" w14:textId="77777777" w:rsidR="004545AA" w:rsidRPr="003606DA" w:rsidRDefault="004545AA" w:rsidP="00F4756B">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lastRenderedPageBreak/>
              <w:t>* 必须填写</w:t>
            </w:r>
          </w:p>
          <w:p w14:paraId="6261B4F7" w14:textId="77777777" w:rsidR="004545AA" w:rsidRPr="003606DA" w:rsidRDefault="004545AA" w:rsidP="00F4756B">
            <w:pPr>
              <w:shd w:val="clear" w:color="auto" w:fill="FFFFFF"/>
              <w:spacing w:line="330" w:lineRule="atLeast"/>
              <w:rPr>
                <w:rFonts w:ascii="微软雅黑" w:eastAsia="微软雅黑" w:hAnsi="微软雅黑" w:cs="Arial"/>
                <w:color w:val="333333"/>
                <w:sz w:val="24"/>
                <w:szCs w:val="24"/>
              </w:rPr>
            </w:pPr>
          </w:p>
          <w:p w14:paraId="596862FC" w14:textId="77777777" w:rsidR="00A66E12" w:rsidRPr="003606DA" w:rsidRDefault="00A66E12" w:rsidP="00F4756B">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公司资料</w:t>
            </w:r>
          </w:p>
          <w:p w14:paraId="14AA5609" w14:textId="77777777" w:rsidR="0045179D" w:rsidRPr="003606DA" w:rsidRDefault="0045179D" w:rsidP="00F4756B">
            <w:pPr>
              <w:shd w:val="clear" w:color="auto" w:fill="FFFFFF"/>
              <w:spacing w:line="330" w:lineRule="atLeast"/>
              <w:rPr>
                <w:rFonts w:ascii="微软雅黑" w:eastAsia="微软雅黑" w:hAnsi="微软雅黑" w:cs="Arial"/>
                <w:color w:val="333333"/>
                <w:sz w:val="24"/>
                <w:szCs w:val="24"/>
              </w:rPr>
            </w:pPr>
          </w:p>
          <w:p w14:paraId="65B34DBE"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公司名称（英文）</w:t>
            </w:r>
          </w:p>
          <w:p w14:paraId="2ABA4DE3"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公司名称（中文）</w:t>
            </w:r>
          </w:p>
          <w:p w14:paraId="484ACB77" w14:textId="77777777" w:rsidR="0045179D" w:rsidRPr="003606DA" w:rsidRDefault="0045179D" w:rsidP="00904A46">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公司类别</w:t>
            </w:r>
          </w:p>
          <w:p w14:paraId="786C7170"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有限公司</w:t>
            </w:r>
          </w:p>
          <w:p w14:paraId="7348D463"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合伙</w:t>
            </w:r>
          </w:p>
          <w:p w14:paraId="4C08E029"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独资</w:t>
            </w:r>
          </w:p>
          <w:p w14:paraId="0B8C6B06"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社团</w:t>
            </w:r>
            <w:r w:rsidR="005A4929" w:rsidRPr="003606DA">
              <w:rPr>
                <w:rFonts w:ascii="微软雅黑" w:eastAsia="微软雅黑" w:hAnsi="微软雅黑" w:cs="Arial" w:hint="eastAsia"/>
                <w:sz w:val="24"/>
                <w:szCs w:val="24"/>
              </w:rPr>
              <w:t>／</w:t>
            </w:r>
            <w:r w:rsidRPr="003606DA">
              <w:rPr>
                <w:rFonts w:ascii="微软雅黑" w:eastAsia="微软雅黑" w:hAnsi="微软雅黑" w:cs="Arial" w:hint="eastAsia"/>
                <w:color w:val="333333"/>
                <w:sz w:val="24"/>
                <w:szCs w:val="24"/>
              </w:rPr>
              <w:t>会社</w:t>
            </w:r>
            <w:r w:rsidR="005A4929" w:rsidRPr="003606DA">
              <w:rPr>
                <w:rFonts w:ascii="微软雅黑" w:eastAsia="微软雅黑" w:hAnsi="微软雅黑" w:cs="Arial" w:hint="eastAsia"/>
                <w:sz w:val="24"/>
                <w:szCs w:val="24"/>
              </w:rPr>
              <w:t>／</w:t>
            </w:r>
            <w:r w:rsidRPr="003606DA">
              <w:rPr>
                <w:rFonts w:ascii="微软雅黑" w:eastAsia="微软雅黑" w:hAnsi="微软雅黑" w:cs="Arial" w:hint="eastAsia"/>
                <w:color w:val="333333"/>
                <w:sz w:val="24"/>
                <w:szCs w:val="24"/>
              </w:rPr>
              <w:t>协会</w:t>
            </w:r>
          </w:p>
          <w:p w14:paraId="24F28EC3"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其它</w:t>
            </w:r>
          </w:p>
          <w:p w14:paraId="085B908E" w14:textId="77777777" w:rsidR="0045179D" w:rsidRPr="003606DA" w:rsidRDefault="00223210"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w:t>
            </w:r>
            <w:r w:rsidR="0045179D" w:rsidRPr="003606DA">
              <w:rPr>
                <w:rFonts w:ascii="微软雅黑" w:eastAsia="微软雅黑" w:hAnsi="微软雅黑" w:cs="Arial" w:hint="eastAsia"/>
                <w:color w:val="333333"/>
                <w:sz w:val="24"/>
                <w:szCs w:val="24"/>
              </w:rPr>
              <w:t>电话号码</w:t>
            </w:r>
          </w:p>
          <w:p w14:paraId="3BC55687"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+852</w:t>
            </w:r>
          </w:p>
          <w:p w14:paraId="1C9542B3"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+86</w:t>
            </w:r>
          </w:p>
          <w:p w14:paraId="252C95B6"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+853</w:t>
            </w:r>
          </w:p>
          <w:p w14:paraId="3A7821F0" w14:textId="77777777" w:rsidR="0045179D"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其它</w:t>
            </w:r>
          </w:p>
          <w:p w14:paraId="2DBABE38" w14:textId="77777777" w:rsidR="0045179D" w:rsidRPr="003606DA" w:rsidRDefault="00F67C03"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sz w:val="24"/>
                <w:szCs w:val="24"/>
              </w:rPr>
              <w:t>登记／</w:t>
            </w:r>
            <w:r w:rsidR="0045179D" w:rsidRPr="003606DA">
              <w:rPr>
                <w:rFonts w:ascii="微软雅黑" w:eastAsia="微软雅黑" w:hAnsi="微软雅黑" w:cs="Arial" w:hint="eastAsia"/>
                <w:color w:val="333333"/>
                <w:sz w:val="24"/>
                <w:szCs w:val="24"/>
              </w:rPr>
              <w:t>注册日期</w:t>
            </w:r>
          </w:p>
          <w:p w14:paraId="70202F80" w14:textId="77777777" w:rsidR="0045179D" w:rsidRPr="003606DA" w:rsidRDefault="00F67C03"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sz w:val="24"/>
                <w:szCs w:val="24"/>
              </w:rPr>
              <w:t>登记／</w:t>
            </w:r>
            <w:r w:rsidR="0045179D" w:rsidRPr="003606DA">
              <w:rPr>
                <w:rFonts w:ascii="微软雅黑" w:eastAsia="微软雅黑" w:hAnsi="微软雅黑" w:cs="Arial" w:hint="eastAsia"/>
                <w:color w:val="333333"/>
                <w:sz w:val="24"/>
                <w:szCs w:val="24"/>
              </w:rPr>
              <w:t>注册地区</w:t>
            </w:r>
          </w:p>
          <w:p w14:paraId="1DCB3471" w14:textId="77777777" w:rsidR="0045179D" w:rsidRPr="003606DA" w:rsidRDefault="00223210"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w:t>
            </w:r>
            <w:r w:rsidR="0045179D" w:rsidRPr="003606DA">
              <w:rPr>
                <w:rFonts w:ascii="微软雅黑" w:eastAsia="微软雅黑" w:hAnsi="微软雅黑" w:cs="Arial" w:hint="eastAsia"/>
                <w:color w:val="333333"/>
                <w:sz w:val="24"/>
                <w:szCs w:val="24"/>
              </w:rPr>
              <w:t>地址</w:t>
            </w:r>
          </w:p>
          <w:p w14:paraId="17A79F1B" w14:textId="77777777" w:rsidR="0045179D" w:rsidRPr="003606DA" w:rsidRDefault="00CA7BEC"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业务</w:t>
            </w:r>
            <w:r w:rsidR="0045179D" w:rsidRPr="003606DA">
              <w:rPr>
                <w:rFonts w:ascii="微软雅黑" w:eastAsia="微软雅黑" w:hAnsi="微软雅黑" w:cs="Arial" w:hint="eastAsia"/>
                <w:color w:val="333333"/>
                <w:sz w:val="24"/>
                <w:szCs w:val="24"/>
              </w:rPr>
              <w:t>／行业所在地</w:t>
            </w:r>
          </w:p>
          <w:p w14:paraId="148F904D" w14:textId="77777777" w:rsidR="0045179D" w:rsidRPr="003606DA" w:rsidRDefault="00CA7BEC"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业务</w:t>
            </w:r>
            <w:r w:rsidR="0045179D" w:rsidRPr="003606DA">
              <w:rPr>
                <w:rFonts w:ascii="微软雅黑" w:eastAsia="微软雅黑" w:hAnsi="微软雅黑" w:cs="Arial" w:hint="eastAsia"/>
                <w:color w:val="333333"/>
                <w:sz w:val="24"/>
                <w:szCs w:val="24"/>
              </w:rPr>
              <w:t>／行业性质</w:t>
            </w:r>
          </w:p>
          <w:p w14:paraId="629F8401"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所提供的商品或服务</w:t>
            </w:r>
          </w:p>
          <w:p w14:paraId="1C9816BF" w14:textId="77777777" w:rsidR="0045179D" w:rsidRPr="003606DA" w:rsidRDefault="007D40E4"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年度销售额（港</w:t>
            </w:r>
            <w:r w:rsidRPr="003606DA">
              <w:rPr>
                <w:rFonts w:ascii="微软雅黑" w:eastAsia="微软雅黑" w:hAnsi="微软雅黑" w:cs="Arial" w:hint="eastAsia"/>
                <w:color w:val="333333"/>
                <w:sz w:val="24"/>
                <w:szCs w:val="24"/>
                <w:lang w:eastAsia="zh-HK"/>
              </w:rPr>
              <w:t>元</w:t>
            </w:r>
            <w:r w:rsidR="0045179D" w:rsidRPr="003606DA">
              <w:rPr>
                <w:rFonts w:ascii="微软雅黑" w:eastAsia="微软雅黑" w:hAnsi="微软雅黑" w:cs="Arial" w:hint="eastAsia"/>
                <w:color w:val="333333"/>
                <w:sz w:val="24"/>
                <w:szCs w:val="24"/>
              </w:rPr>
              <w:t>）</w:t>
            </w:r>
          </w:p>
          <w:p w14:paraId="11AD64F2" w14:textId="77777777" w:rsidR="0045179D" w:rsidRPr="003606DA" w:rsidRDefault="007D40E4"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年度</w:t>
            </w:r>
            <w:r w:rsidR="00CA7BEC" w:rsidRPr="003606DA">
              <w:rPr>
                <w:rFonts w:ascii="微软雅黑" w:eastAsia="微软雅黑" w:hAnsi="微软雅黑" w:cs="Arial" w:hint="eastAsia"/>
                <w:color w:val="333333"/>
                <w:sz w:val="24"/>
                <w:szCs w:val="24"/>
              </w:rPr>
              <w:t>净</w:t>
            </w:r>
            <w:r w:rsidRPr="003606DA">
              <w:rPr>
                <w:rFonts w:ascii="微软雅黑" w:eastAsia="微软雅黑" w:hAnsi="微软雅黑" w:cs="Arial" w:hint="eastAsia"/>
                <w:color w:val="333333"/>
                <w:sz w:val="24"/>
                <w:szCs w:val="24"/>
              </w:rPr>
              <w:t>收益（港</w:t>
            </w:r>
            <w:r w:rsidRPr="003606DA">
              <w:rPr>
                <w:rFonts w:ascii="微软雅黑" w:eastAsia="微软雅黑" w:hAnsi="微软雅黑" w:cs="Arial" w:hint="eastAsia"/>
                <w:color w:val="333333"/>
                <w:sz w:val="24"/>
                <w:szCs w:val="24"/>
                <w:lang w:eastAsia="zh-HK"/>
              </w:rPr>
              <w:t>元</w:t>
            </w:r>
            <w:r w:rsidR="0045179D" w:rsidRPr="003606DA">
              <w:rPr>
                <w:rFonts w:ascii="微软雅黑" w:eastAsia="微软雅黑" w:hAnsi="微软雅黑" w:cs="Arial" w:hint="eastAsia"/>
                <w:color w:val="333333"/>
                <w:sz w:val="24"/>
                <w:szCs w:val="24"/>
              </w:rPr>
              <w:t>）</w:t>
            </w:r>
          </w:p>
          <w:p w14:paraId="44065D4C"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开户用途</w:t>
            </w:r>
          </w:p>
          <w:p w14:paraId="43360E17"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存款</w:t>
            </w:r>
          </w:p>
          <w:p w14:paraId="0BC76E43"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投资</w:t>
            </w:r>
          </w:p>
          <w:p w14:paraId="7CDDB503"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商业运营</w:t>
            </w:r>
          </w:p>
          <w:p w14:paraId="60762887"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偿还贷款</w:t>
            </w:r>
          </w:p>
          <w:p w14:paraId="2FFDA760"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发薪</w:t>
            </w:r>
          </w:p>
          <w:p w14:paraId="310AC9AB"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付款结算</w:t>
            </w:r>
          </w:p>
          <w:p w14:paraId="05E77D04"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其它</w:t>
            </w:r>
          </w:p>
          <w:p w14:paraId="1CB3B867" w14:textId="77777777" w:rsidR="0045179D" w:rsidRPr="003606DA" w:rsidRDefault="0045179D" w:rsidP="00056E1A">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秘书公司名称</w:t>
            </w:r>
            <w:r w:rsidR="00CA7BEC" w:rsidRPr="003606DA">
              <w:rPr>
                <w:rFonts w:ascii="微软雅黑" w:eastAsia="微软雅黑" w:hAnsi="微软雅黑" w:cs="Arial" w:hint="eastAsia"/>
                <w:color w:val="333333"/>
                <w:sz w:val="24"/>
                <w:szCs w:val="24"/>
              </w:rPr>
              <w:t>（如适用）</w:t>
            </w:r>
          </w:p>
          <w:p w14:paraId="35B618DE"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p>
          <w:p w14:paraId="25E4C123"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贵公司是否从事货币兑换、汇款或汇款代理服务</w:t>
            </w:r>
            <w:r w:rsidR="00BD2178">
              <w:rPr>
                <w:rFonts w:ascii="微软雅黑" w:eastAsia="微软雅黑" w:hAnsi="微软雅黑" w:cs="Arial" w:hint="eastAsia"/>
                <w:color w:val="333333"/>
                <w:sz w:val="24"/>
                <w:szCs w:val="24"/>
              </w:rPr>
              <w:t>？</w:t>
            </w:r>
          </w:p>
          <w:p w14:paraId="53D20FF0" w14:textId="77777777" w:rsidR="001C65E5" w:rsidRPr="003606DA" w:rsidRDefault="001C65E5" w:rsidP="0045179D">
            <w:pPr>
              <w:shd w:val="clear" w:color="auto" w:fill="FFFFFF"/>
              <w:spacing w:line="330" w:lineRule="atLeast"/>
              <w:rPr>
                <w:rFonts w:ascii="微软雅黑" w:eastAsia="微软雅黑" w:hAnsi="微软雅黑" w:cs="Arial"/>
                <w:color w:val="333333"/>
                <w:sz w:val="24"/>
                <w:szCs w:val="24"/>
              </w:rPr>
            </w:pPr>
          </w:p>
          <w:p w14:paraId="3CBA5B2E" w14:textId="77777777" w:rsidR="001C65E5" w:rsidRPr="003606DA" w:rsidRDefault="001C65E5"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贵公司的拥有权／控制权结构是否具</w:t>
            </w:r>
            <w:r w:rsidRPr="003606DA">
              <w:rPr>
                <w:rFonts w:ascii="微软雅黑" w:eastAsia="微软雅黑" w:hAnsi="微软雅黑" w:cs="Arial"/>
                <w:color w:val="333333"/>
                <w:sz w:val="24"/>
                <w:szCs w:val="24"/>
              </w:rPr>
              <w:t>5</w:t>
            </w:r>
            <w:r w:rsidRPr="003606DA">
              <w:rPr>
                <w:rFonts w:ascii="微软雅黑" w:eastAsia="微软雅黑" w:hAnsi="微软雅黑" w:cs="Arial" w:hint="eastAsia"/>
                <w:color w:val="333333"/>
                <w:sz w:val="24"/>
                <w:szCs w:val="24"/>
              </w:rPr>
              <w:t>层或以上</w:t>
            </w:r>
            <w:r w:rsidR="00BD2178">
              <w:rPr>
                <w:rFonts w:ascii="微软雅黑" w:eastAsia="微软雅黑" w:hAnsi="微软雅黑" w:cs="Arial"/>
                <w:color w:val="333333"/>
                <w:sz w:val="24"/>
                <w:szCs w:val="24"/>
              </w:rPr>
              <w:t>？</w:t>
            </w:r>
          </w:p>
          <w:p w14:paraId="5448CA41" w14:textId="77777777" w:rsidR="001C65E5" w:rsidRPr="003606DA" w:rsidRDefault="001C65E5" w:rsidP="0045179D">
            <w:pPr>
              <w:shd w:val="clear" w:color="auto" w:fill="FFFFFF"/>
              <w:spacing w:line="330" w:lineRule="atLeast"/>
              <w:rPr>
                <w:rFonts w:ascii="微软雅黑" w:eastAsia="微软雅黑" w:hAnsi="微软雅黑" w:cs="Arial"/>
                <w:color w:val="333333"/>
                <w:sz w:val="24"/>
                <w:szCs w:val="24"/>
              </w:rPr>
            </w:pPr>
          </w:p>
          <w:p w14:paraId="0783F197"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贵公司是否由信托或基金直接或间接拥有</w:t>
            </w:r>
            <w:r w:rsidR="00BD2178">
              <w:rPr>
                <w:rFonts w:ascii="微软雅黑" w:eastAsia="微软雅黑" w:hAnsi="微软雅黑" w:cs="Arial" w:hint="eastAsia"/>
                <w:color w:val="333333"/>
                <w:sz w:val="24"/>
                <w:szCs w:val="24"/>
              </w:rPr>
              <w:t>？</w:t>
            </w:r>
          </w:p>
          <w:p w14:paraId="6BD7D664" w14:textId="77777777" w:rsidR="001C65E5" w:rsidRPr="003606DA" w:rsidRDefault="001C65E5" w:rsidP="0045179D">
            <w:pPr>
              <w:shd w:val="clear" w:color="auto" w:fill="FFFFFF"/>
              <w:spacing w:line="330" w:lineRule="atLeast"/>
              <w:rPr>
                <w:rFonts w:ascii="微软雅黑" w:eastAsia="微软雅黑" w:hAnsi="微软雅黑" w:cs="Arial"/>
                <w:color w:val="333333"/>
                <w:sz w:val="24"/>
                <w:szCs w:val="24"/>
              </w:rPr>
            </w:pPr>
          </w:p>
          <w:p w14:paraId="52489E6E"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贵公司的拥有权架构中是否</w:t>
            </w:r>
            <w:r w:rsidR="001C65E5" w:rsidRPr="003606DA">
              <w:rPr>
                <w:rFonts w:ascii="微软雅黑" w:eastAsia="微软雅黑" w:hAnsi="微软雅黑" w:cs="Arial" w:hint="eastAsia"/>
                <w:color w:val="333333"/>
                <w:sz w:val="24"/>
                <w:szCs w:val="24"/>
              </w:rPr>
              <w:t>有</w:t>
            </w:r>
            <w:r w:rsidRPr="003606DA">
              <w:rPr>
                <w:rFonts w:ascii="微软雅黑" w:eastAsia="微软雅黑" w:hAnsi="微软雅黑" w:cs="Arial" w:hint="eastAsia"/>
                <w:color w:val="333333"/>
                <w:sz w:val="24"/>
                <w:szCs w:val="24"/>
              </w:rPr>
              <w:t>代理股东</w:t>
            </w:r>
            <w:r w:rsidR="00BD2178">
              <w:rPr>
                <w:rFonts w:ascii="微软雅黑" w:eastAsia="微软雅黑" w:hAnsi="微软雅黑" w:cs="Arial" w:hint="eastAsia"/>
                <w:color w:val="333333"/>
                <w:sz w:val="24"/>
                <w:szCs w:val="24"/>
              </w:rPr>
              <w:t>？</w:t>
            </w:r>
          </w:p>
          <w:p w14:paraId="46F2D593" w14:textId="77777777" w:rsidR="001C65E5" w:rsidRPr="003606DA" w:rsidRDefault="001C65E5" w:rsidP="0045179D">
            <w:pPr>
              <w:shd w:val="clear" w:color="auto" w:fill="FFFFFF"/>
              <w:spacing w:line="330" w:lineRule="atLeast"/>
              <w:rPr>
                <w:rFonts w:ascii="微软雅黑" w:eastAsia="微软雅黑" w:hAnsi="微软雅黑" w:cs="Arial"/>
                <w:color w:val="333333"/>
                <w:sz w:val="24"/>
                <w:szCs w:val="24"/>
              </w:rPr>
            </w:pPr>
          </w:p>
          <w:p w14:paraId="6CF84CA7"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贵公司是否有发行不记名股票</w:t>
            </w:r>
            <w:r w:rsidR="00BD2178">
              <w:rPr>
                <w:rFonts w:ascii="微软雅黑" w:eastAsia="微软雅黑" w:hAnsi="微软雅黑" w:cs="Arial" w:hint="eastAsia"/>
                <w:color w:val="333333"/>
                <w:sz w:val="24"/>
                <w:szCs w:val="24"/>
              </w:rPr>
              <w:t>？</w:t>
            </w:r>
          </w:p>
          <w:p w14:paraId="0CA1A439" w14:textId="77777777" w:rsidR="00896031" w:rsidRPr="003606DA" w:rsidRDefault="00896031" w:rsidP="0045179D">
            <w:pPr>
              <w:shd w:val="clear" w:color="auto" w:fill="FFFFFF"/>
              <w:spacing w:line="330" w:lineRule="atLeast"/>
              <w:rPr>
                <w:rFonts w:ascii="微软雅黑" w:eastAsia="微软雅黑" w:hAnsi="微软雅黑" w:cs="Arial"/>
                <w:color w:val="333333"/>
                <w:sz w:val="24"/>
                <w:szCs w:val="24"/>
              </w:rPr>
            </w:pPr>
          </w:p>
          <w:p w14:paraId="3025D46F" w14:textId="77777777" w:rsidR="00896031" w:rsidRPr="003606DA" w:rsidRDefault="00896031" w:rsidP="00896031">
            <w:pPr>
              <w:rPr>
                <w:rFonts w:ascii="微软雅黑" w:eastAsia="微软雅黑" w:hAnsi="微软雅黑" w:cs="Arial"/>
                <w:sz w:val="24"/>
                <w:szCs w:val="24"/>
              </w:rPr>
            </w:pPr>
            <w:r w:rsidRPr="003606DA">
              <w:rPr>
                <w:rFonts w:ascii="微软雅黑" w:eastAsia="微软雅黑" w:hAnsi="微软雅黑" w:cs="Arial" w:hint="eastAsia"/>
                <w:sz w:val="24"/>
                <w:szCs w:val="24"/>
              </w:rPr>
              <w:t>是 否</w:t>
            </w:r>
          </w:p>
          <w:p w14:paraId="365362DE" w14:textId="77777777" w:rsidR="00904A46" w:rsidRPr="003606DA" w:rsidRDefault="00904A46" w:rsidP="0045179D">
            <w:pPr>
              <w:shd w:val="clear" w:color="auto" w:fill="FFFFFF"/>
              <w:spacing w:line="330" w:lineRule="atLeast"/>
              <w:rPr>
                <w:rFonts w:ascii="微软雅黑" w:eastAsia="微软雅黑" w:hAnsi="微软雅黑" w:cs="Arial"/>
                <w:color w:val="333333"/>
                <w:sz w:val="24"/>
                <w:szCs w:val="24"/>
              </w:rPr>
            </w:pPr>
          </w:p>
          <w:p w14:paraId="3804AF7F" w14:textId="77777777" w:rsidR="0045179D" w:rsidRPr="003606DA" w:rsidRDefault="0045179D" w:rsidP="00904A46">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请选择你有兴趣的商业理财服务</w:t>
            </w:r>
            <w:r w:rsidR="008C5442" w:rsidRPr="003606DA">
              <w:rPr>
                <w:rFonts w:ascii="微软雅黑" w:eastAsia="微软雅黑" w:hAnsi="微软雅黑" w:cs="Arial" w:hint="eastAsia"/>
                <w:sz w:val="24"/>
                <w:szCs w:val="24"/>
              </w:rPr>
              <w:t>（</w:t>
            </w:r>
            <w:r w:rsidRPr="003606DA">
              <w:rPr>
                <w:rFonts w:ascii="微软雅黑" w:eastAsia="微软雅黑" w:hAnsi="微软雅黑" w:cs="Arial" w:hint="eastAsia"/>
                <w:color w:val="333333"/>
                <w:sz w:val="24"/>
                <w:szCs w:val="24"/>
              </w:rPr>
              <w:t>可选择多项</w:t>
            </w:r>
            <w:r w:rsidR="003606DA" w:rsidRPr="00584B6C">
              <w:rPr>
                <w:rFonts w:ascii="微软雅黑" w:eastAsia="微软雅黑" w:hAnsi="微软雅黑" w:cs="Arial" w:hint="eastAsia"/>
                <w:sz w:val="24"/>
                <w:szCs w:val="24"/>
              </w:rPr>
              <w:t>）</w:t>
            </w:r>
            <w:r w:rsidR="008C5442" w:rsidRPr="003606DA">
              <w:rPr>
                <w:rFonts w:ascii="微软雅黑" w:eastAsia="微软雅黑" w:hAnsi="微软雅黑" w:cs="Arial" w:hint="eastAsia"/>
                <w:sz w:val="24"/>
                <w:szCs w:val="24"/>
                <w:lang w:eastAsia="zh-HK"/>
              </w:rPr>
              <w:t>：</w:t>
            </w:r>
          </w:p>
          <w:p w14:paraId="26CD749A"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一般银行服务</w:t>
            </w:r>
            <w:r w:rsidR="008C5442" w:rsidRPr="003606DA">
              <w:rPr>
                <w:rFonts w:ascii="微软雅黑" w:eastAsia="微软雅黑" w:hAnsi="微软雅黑" w:cs="Arial" w:hint="eastAsia"/>
                <w:sz w:val="24"/>
                <w:szCs w:val="24"/>
                <w:lang w:eastAsia="zh-HK"/>
              </w:rPr>
              <w:t>：</w:t>
            </w:r>
          </w:p>
          <w:p w14:paraId="32FF0D24"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存款产品</w:t>
            </w:r>
          </w:p>
          <w:p w14:paraId="7DA7E5B5"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外币兑换</w:t>
            </w:r>
          </w:p>
          <w:p w14:paraId="2D244378"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lang w:val="en-HK"/>
              </w:rPr>
            </w:pPr>
            <w:r w:rsidRPr="003606DA">
              <w:rPr>
                <w:rFonts w:ascii="微软雅黑" w:eastAsia="微软雅黑" w:hAnsi="微软雅黑" w:cs="Arial" w:hint="eastAsia"/>
                <w:color w:val="333333"/>
                <w:sz w:val="24"/>
                <w:szCs w:val="24"/>
              </w:rPr>
              <w:t>发薪</w:t>
            </w:r>
          </w:p>
          <w:p w14:paraId="633D3007" w14:textId="77777777" w:rsidR="00A870E8" w:rsidRPr="003606DA" w:rsidRDefault="00A870E8" w:rsidP="00904A46">
            <w:pPr>
              <w:shd w:val="clear" w:color="auto" w:fill="FFFFFF"/>
              <w:spacing w:line="330" w:lineRule="atLeast"/>
              <w:ind w:left="720"/>
              <w:rPr>
                <w:rFonts w:ascii="微软雅黑" w:eastAsia="微软雅黑" w:hAnsi="微软雅黑" w:cs="Arial"/>
                <w:color w:val="333333"/>
                <w:sz w:val="24"/>
                <w:szCs w:val="24"/>
                <w:lang w:val="en-HK"/>
              </w:rPr>
            </w:pPr>
          </w:p>
          <w:p w14:paraId="3D6869CA"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融资服务</w:t>
            </w:r>
            <w:r w:rsidR="008C5442" w:rsidRPr="003606DA">
              <w:rPr>
                <w:rFonts w:ascii="微软雅黑" w:eastAsia="微软雅黑" w:hAnsi="微软雅黑" w:cs="Arial" w:hint="eastAsia"/>
                <w:sz w:val="24"/>
                <w:szCs w:val="24"/>
                <w:lang w:eastAsia="zh-HK"/>
              </w:rPr>
              <w:t>：</w:t>
            </w:r>
          </w:p>
          <w:p w14:paraId="69AF3DC7"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贷款服务</w:t>
            </w:r>
          </w:p>
          <w:p w14:paraId="02E1DB81"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lang w:val="en-HK"/>
              </w:rPr>
            </w:pPr>
            <w:r w:rsidRPr="003606DA">
              <w:rPr>
                <w:rFonts w:ascii="微软雅黑" w:eastAsia="微软雅黑" w:hAnsi="微软雅黑" w:cs="Arial" w:hint="eastAsia"/>
                <w:color w:val="333333"/>
                <w:sz w:val="24"/>
                <w:szCs w:val="24"/>
              </w:rPr>
              <w:t>贸易融资</w:t>
            </w:r>
          </w:p>
          <w:p w14:paraId="2DAEA008" w14:textId="77777777" w:rsidR="00A870E8" w:rsidRPr="003606DA" w:rsidRDefault="00A870E8" w:rsidP="00904A46">
            <w:pPr>
              <w:shd w:val="clear" w:color="auto" w:fill="FFFFFF"/>
              <w:spacing w:line="330" w:lineRule="atLeast"/>
              <w:ind w:left="720"/>
              <w:rPr>
                <w:rFonts w:ascii="微软雅黑" w:eastAsia="微软雅黑" w:hAnsi="微软雅黑" w:cs="Arial"/>
                <w:color w:val="333333"/>
                <w:sz w:val="24"/>
                <w:szCs w:val="24"/>
                <w:lang w:val="en-HK"/>
              </w:rPr>
            </w:pPr>
          </w:p>
          <w:p w14:paraId="1F3E2748"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保险服务</w:t>
            </w:r>
            <w:r w:rsidR="008C5442" w:rsidRPr="003606DA">
              <w:rPr>
                <w:rFonts w:ascii="微软雅黑" w:eastAsia="微软雅黑" w:hAnsi="微软雅黑" w:cs="Arial" w:hint="eastAsia"/>
                <w:sz w:val="24"/>
                <w:szCs w:val="24"/>
                <w:lang w:eastAsia="zh-HK"/>
              </w:rPr>
              <w:t>：</w:t>
            </w:r>
          </w:p>
          <w:p w14:paraId="2E75AD81"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人寿保险</w:t>
            </w:r>
          </w:p>
          <w:p w14:paraId="738DF81D"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lang w:val="en-HK"/>
              </w:rPr>
            </w:pPr>
            <w:r w:rsidRPr="003606DA">
              <w:rPr>
                <w:rFonts w:ascii="微软雅黑" w:eastAsia="微软雅黑" w:hAnsi="微软雅黑" w:cs="Arial" w:hint="eastAsia"/>
                <w:color w:val="333333"/>
                <w:sz w:val="24"/>
                <w:szCs w:val="24"/>
              </w:rPr>
              <w:t>一般保险</w:t>
            </w:r>
          </w:p>
          <w:p w14:paraId="287470F7" w14:textId="77777777" w:rsidR="00A870E8" w:rsidRPr="003606DA" w:rsidRDefault="00A870E8" w:rsidP="00904A46">
            <w:pPr>
              <w:shd w:val="clear" w:color="auto" w:fill="FFFFFF"/>
              <w:spacing w:line="330" w:lineRule="atLeast"/>
              <w:ind w:left="720"/>
              <w:rPr>
                <w:rFonts w:ascii="微软雅黑" w:eastAsia="微软雅黑" w:hAnsi="微软雅黑" w:cs="Arial"/>
                <w:color w:val="333333"/>
                <w:sz w:val="24"/>
                <w:szCs w:val="24"/>
                <w:lang w:val="en-HK"/>
              </w:rPr>
            </w:pPr>
          </w:p>
          <w:p w14:paraId="161E7419"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投资服务</w:t>
            </w:r>
            <w:r w:rsidR="008C5442" w:rsidRPr="003606DA">
              <w:rPr>
                <w:rFonts w:ascii="微软雅黑" w:eastAsia="微软雅黑" w:hAnsi="微软雅黑" w:cs="Arial" w:hint="eastAsia"/>
                <w:sz w:val="24"/>
                <w:szCs w:val="24"/>
                <w:lang w:eastAsia="zh-HK"/>
              </w:rPr>
              <w:t>：</w:t>
            </w:r>
          </w:p>
          <w:p w14:paraId="295897AF"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证券</w:t>
            </w:r>
          </w:p>
          <w:p w14:paraId="46BFDBAE"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基金</w:t>
            </w:r>
          </w:p>
          <w:p w14:paraId="495B8A83"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lang w:val="en-HK"/>
              </w:rPr>
            </w:pPr>
            <w:r w:rsidRPr="003606DA">
              <w:rPr>
                <w:rFonts w:ascii="微软雅黑" w:eastAsia="微软雅黑" w:hAnsi="微软雅黑" w:cs="Arial" w:hint="eastAsia"/>
                <w:color w:val="333333"/>
                <w:sz w:val="24"/>
                <w:szCs w:val="24"/>
              </w:rPr>
              <w:t>结构性产品</w:t>
            </w:r>
          </w:p>
          <w:p w14:paraId="57DD976F" w14:textId="77777777" w:rsidR="00A870E8" w:rsidRPr="003606DA" w:rsidRDefault="00A870E8" w:rsidP="00904A46">
            <w:pPr>
              <w:shd w:val="clear" w:color="auto" w:fill="FFFFFF"/>
              <w:spacing w:line="330" w:lineRule="atLeast"/>
              <w:ind w:left="720"/>
              <w:rPr>
                <w:rFonts w:ascii="微软雅黑" w:eastAsia="微软雅黑" w:hAnsi="微软雅黑" w:cs="Arial"/>
                <w:color w:val="333333"/>
                <w:sz w:val="24"/>
                <w:szCs w:val="24"/>
                <w:lang w:val="en-HK"/>
              </w:rPr>
            </w:pPr>
          </w:p>
          <w:p w14:paraId="6B0760FA"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其它</w:t>
            </w:r>
            <w:r w:rsidR="008C5442" w:rsidRPr="003606DA">
              <w:rPr>
                <w:rFonts w:ascii="微软雅黑" w:eastAsia="微软雅黑" w:hAnsi="微软雅黑" w:cs="Arial" w:hint="eastAsia"/>
                <w:sz w:val="24"/>
                <w:szCs w:val="24"/>
                <w:lang w:eastAsia="zh-HK"/>
              </w:rPr>
              <w:t>：</w:t>
            </w:r>
          </w:p>
        </w:tc>
      </w:tr>
      <w:tr w:rsidR="00570FA6" w:rsidRPr="00F4756B" w14:paraId="4125B999" w14:textId="77777777" w:rsidTr="00032E51">
        <w:trPr>
          <w:trHeight w:val="5530"/>
        </w:trPr>
        <w:tc>
          <w:tcPr>
            <w:tcW w:w="2700" w:type="dxa"/>
          </w:tcPr>
          <w:p w14:paraId="12502E9B" w14:textId="77777777" w:rsidR="00EE7DBF" w:rsidRDefault="00EA6837" w:rsidP="00EA6837">
            <w:pPr>
              <w:rPr>
                <w:noProof/>
              </w:rPr>
            </w:pPr>
            <w:r>
              <w:rPr>
                <w:noProof/>
              </w:rPr>
              <w:lastRenderedPageBreak/>
              <w:t xml:space="preserve">Fields - Relevant individual </w:t>
            </w:r>
          </w:p>
          <w:p w14:paraId="2918A9DB" w14:textId="77777777" w:rsidR="00B52032" w:rsidRDefault="00B52032" w:rsidP="00EA6837">
            <w:pPr>
              <w:rPr>
                <w:noProof/>
              </w:rPr>
            </w:pPr>
          </w:p>
          <w:p w14:paraId="3238FD38" w14:textId="77777777" w:rsidR="00570FA6" w:rsidRDefault="00EE7DBF" w:rsidP="00EA6837">
            <w:pPr>
              <w:rPr>
                <w:noProof/>
              </w:rPr>
            </w:pPr>
            <w:r>
              <w:rPr>
                <w:noProof/>
              </w:rPr>
              <w:drawing>
                <wp:inline distT="0" distB="0" distL="0" distR="0" wp14:anchorId="0615649B" wp14:editId="7DC13318">
                  <wp:extent cx="1969770" cy="763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9770" cy="763905"/>
                          </a:xfrm>
                          <a:prstGeom prst="rect">
                            <a:avLst/>
                          </a:prstGeom>
                        </pic:spPr>
                      </pic:pic>
                    </a:graphicData>
                  </a:graphic>
                </wp:inline>
              </w:drawing>
            </w:r>
          </w:p>
        </w:tc>
        <w:tc>
          <w:tcPr>
            <w:tcW w:w="2880" w:type="dxa"/>
          </w:tcPr>
          <w:p w14:paraId="4F570BD5" w14:textId="77777777" w:rsidR="00570FA6" w:rsidRDefault="004C6DEB" w:rsidP="004C6DEB">
            <w:pPr>
              <w:rPr>
                <w:rFonts w:ascii="Arial" w:hAnsi="Arial" w:cs="Arial"/>
                <w:sz w:val="24"/>
                <w:szCs w:val="24"/>
              </w:rPr>
            </w:pPr>
            <w:r w:rsidRPr="004C6DEB">
              <w:rPr>
                <w:rFonts w:ascii="Arial" w:hAnsi="Arial" w:cs="Arial"/>
                <w:sz w:val="24"/>
                <w:szCs w:val="24"/>
              </w:rPr>
              <w:t>Information of relevant individual(s)</w:t>
            </w:r>
          </w:p>
          <w:p w14:paraId="596DD6F3" w14:textId="77777777" w:rsidR="004C6DEB" w:rsidRDefault="004C6DEB" w:rsidP="004C6DEB">
            <w:pPr>
              <w:rPr>
                <w:rFonts w:ascii="Arial" w:hAnsi="Arial" w:cs="Arial"/>
                <w:sz w:val="24"/>
                <w:szCs w:val="24"/>
              </w:rPr>
            </w:pPr>
          </w:p>
          <w:p w14:paraId="65DC09AF" w14:textId="77777777" w:rsidR="004C6DEB" w:rsidRDefault="00A6617F" w:rsidP="004C6DEB">
            <w:pPr>
              <w:rPr>
                <w:rFonts w:ascii="Arial" w:hAnsi="Arial" w:cs="Arial"/>
                <w:sz w:val="24"/>
                <w:szCs w:val="24"/>
              </w:rPr>
            </w:pPr>
            <w:r>
              <w:rPr>
                <w:rFonts w:ascii="Arial" w:hAnsi="Arial" w:cs="Arial"/>
                <w:sz w:val="24"/>
                <w:szCs w:val="24"/>
              </w:rPr>
              <w:t xml:space="preserve">Add more </w:t>
            </w:r>
          </w:p>
          <w:p w14:paraId="456C5D82" w14:textId="77777777" w:rsidR="00A6617F" w:rsidRPr="004C6DEB" w:rsidRDefault="00A6617F" w:rsidP="004C6DEB">
            <w:pPr>
              <w:rPr>
                <w:rFonts w:ascii="Arial" w:hAnsi="Arial" w:cs="Arial"/>
                <w:sz w:val="24"/>
                <w:szCs w:val="24"/>
              </w:rPr>
            </w:pPr>
          </w:p>
          <w:p w14:paraId="694C2362" w14:textId="77777777" w:rsidR="004C6DEB" w:rsidRDefault="004C6DEB" w:rsidP="004C6DEB">
            <w:pPr>
              <w:rPr>
                <w:rFonts w:ascii="Arial" w:hAnsi="Arial" w:cs="Arial"/>
                <w:sz w:val="24"/>
                <w:szCs w:val="24"/>
              </w:rPr>
            </w:pPr>
            <w:r w:rsidRPr="004C6DEB">
              <w:rPr>
                <w:rFonts w:ascii="Arial" w:hAnsi="Arial" w:cs="Arial"/>
                <w:sz w:val="24"/>
                <w:szCs w:val="24"/>
              </w:rPr>
              <w:t>Relevant Individual   1</w:t>
            </w:r>
          </w:p>
          <w:p w14:paraId="28F65AAB" w14:textId="77777777" w:rsidR="004C6DEB" w:rsidRDefault="004C6DEB" w:rsidP="004C6DEB">
            <w:pPr>
              <w:rPr>
                <w:rFonts w:ascii="Arial" w:hAnsi="Arial" w:cs="Arial"/>
                <w:sz w:val="24"/>
                <w:szCs w:val="24"/>
              </w:rPr>
            </w:pPr>
          </w:p>
          <w:p w14:paraId="0E011376" w14:textId="77777777" w:rsidR="004C6DEB" w:rsidRDefault="004C6DEB" w:rsidP="004C6DEB">
            <w:pPr>
              <w:rPr>
                <w:rFonts w:ascii="Arial" w:hAnsi="Arial" w:cs="Arial"/>
                <w:sz w:val="24"/>
                <w:szCs w:val="24"/>
              </w:rPr>
            </w:pPr>
            <w:r w:rsidRPr="004C6DEB">
              <w:rPr>
                <w:rFonts w:ascii="Arial" w:hAnsi="Arial" w:cs="Arial"/>
                <w:sz w:val="24"/>
                <w:szCs w:val="24"/>
              </w:rPr>
              <w:t>Position </w:t>
            </w:r>
          </w:p>
          <w:p w14:paraId="5A545854"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Contact Person</w:t>
            </w:r>
          </w:p>
          <w:p w14:paraId="70CD6CC6"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Director</w:t>
            </w:r>
          </w:p>
          <w:p w14:paraId="13D2D51A"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Shareholder</w:t>
            </w:r>
          </w:p>
          <w:p w14:paraId="1A4612F3"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Sole Proprietor</w:t>
            </w:r>
          </w:p>
          <w:p w14:paraId="0D51B937" w14:textId="77777777" w:rsidR="0042635C" w:rsidRPr="004C6DEB" w:rsidRDefault="0042635C" w:rsidP="0042635C">
            <w:pPr>
              <w:ind w:left="720"/>
              <w:rPr>
                <w:rFonts w:ascii="Arial" w:hAnsi="Arial" w:cs="Arial"/>
                <w:sz w:val="24"/>
                <w:szCs w:val="24"/>
              </w:rPr>
            </w:pPr>
            <w:r w:rsidRPr="0042635C">
              <w:rPr>
                <w:rFonts w:ascii="Arial" w:hAnsi="Arial" w:cs="Arial"/>
                <w:sz w:val="24"/>
                <w:szCs w:val="24"/>
              </w:rPr>
              <w:t>Partner</w:t>
            </w:r>
          </w:p>
          <w:p w14:paraId="133B2AA8" w14:textId="77777777" w:rsidR="004C6DEB" w:rsidRPr="004C6DEB" w:rsidRDefault="004C6DEB" w:rsidP="004C6DEB">
            <w:pPr>
              <w:rPr>
                <w:rFonts w:ascii="Arial" w:hAnsi="Arial" w:cs="Arial"/>
                <w:sz w:val="24"/>
                <w:szCs w:val="24"/>
              </w:rPr>
            </w:pPr>
            <w:r w:rsidRPr="004C6DEB">
              <w:rPr>
                <w:rFonts w:ascii="Arial" w:hAnsi="Arial" w:cs="Arial"/>
                <w:sz w:val="24"/>
                <w:szCs w:val="24"/>
              </w:rPr>
              <w:t>Name </w:t>
            </w:r>
          </w:p>
          <w:p w14:paraId="5FE020EF" w14:textId="77777777" w:rsidR="004C6DEB" w:rsidRPr="004C6DEB" w:rsidRDefault="004C6DEB" w:rsidP="004C6DEB">
            <w:pPr>
              <w:rPr>
                <w:rFonts w:ascii="Arial" w:hAnsi="Arial" w:cs="Arial"/>
                <w:sz w:val="24"/>
                <w:szCs w:val="24"/>
              </w:rPr>
            </w:pPr>
            <w:r w:rsidRPr="004C6DEB">
              <w:rPr>
                <w:rFonts w:ascii="Arial" w:hAnsi="Arial" w:cs="Arial"/>
                <w:sz w:val="24"/>
                <w:szCs w:val="24"/>
              </w:rPr>
              <w:t xml:space="preserve">Office Telephone </w:t>
            </w:r>
            <w:r w:rsidR="00A870E8">
              <w:rPr>
                <w:rFonts w:ascii="Arial" w:hAnsi="Arial" w:cs="Arial"/>
                <w:sz w:val="24"/>
                <w:szCs w:val="24"/>
              </w:rPr>
              <w:t>N</w:t>
            </w:r>
            <w:r w:rsidRPr="004C6DEB">
              <w:rPr>
                <w:rFonts w:ascii="Arial" w:hAnsi="Arial" w:cs="Arial"/>
                <w:sz w:val="24"/>
                <w:szCs w:val="24"/>
              </w:rPr>
              <w:t>umber</w:t>
            </w:r>
          </w:p>
          <w:p w14:paraId="345C499E"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+852</w:t>
            </w:r>
          </w:p>
          <w:p w14:paraId="5380EF3D"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+86</w:t>
            </w:r>
          </w:p>
          <w:p w14:paraId="1466E3E2"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+853</w:t>
            </w:r>
          </w:p>
          <w:p w14:paraId="4A411E15" w14:textId="77777777" w:rsidR="004C6DEB" w:rsidRPr="004C6DEB" w:rsidRDefault="0042635C" w:rsidP="0042635C">
            <w:pPr>
              <w:ind w:left="720"/>
              <w:rPr>
                <w:rFonts w:ascii="Arial" w:hAnsi="Arial" w:cs="Arial"/>
                <w:sz w:val="24"/>
                <w:szCs w:val="24"/>
              </w:rPr>
            </w:pPr>
            <w:r w:rsidRPr="0042635C">
              <w:rPr>
                <w:rFonts w:ascii="Arial" w:hAnsi="Arial" w:cs="Arial"/>
                <w:sz w:val="24"/>
                <w:szCs w:val="24"/>
              </w:rPr>
              <w:t>Others</w:t>
            </w:r>
          </w:p>
          <w:p w14:paraId="3F2BE252" w14:textId="77777777" w:rsidR="004C6DEB" w:rsidRPr="004C6DEB" w:rsidRDefault="004C6DEB" w:rsidP="004C6DEB">
            <w:pPr>
              <w:rPr>
                <w:rFonts w:ascii="Arial" w:hAnsi="Arial" w:cs="Arial"/>
                <w:sz w:val="24"/>
                <w:szCs w:val="24"/>
              </w:rPr>
            </w:pPr>
            <w:r w:rsidRPr="004C6DEB">
              <w:rPr>
                <w:rFonts w:ascii="Arial" w:hAnsi="Arial" w:cs="Arial"/>
                <w:sz w:val="24"/>
                <w:szCs w:val="24"/>
              </w:rPr>
              <w:t>Mobile Number</w:t>
            </w:r>
          </w:p>
          <w:p w14:paraId="119643B3"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+852</w:t>
            </w:r>
          </w:p>
          <w:p w14:paraId="4CAFF0AF"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+86</w:t>
            </w:r>
          </w:p>
          <w:p w14:paraId="14B14E6E"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lastRenderedPageBreak/>
              <w:t>+853</w:t>
            </w:r>
          </w:p>
          <w:p w14:paraId="711A982B" w14:textId="77777777" w:rsidR="004C6DEB" w:rsidRPr="004C6DEB" w:rsidRDefault="0042635C" w:rsidP="0042635C">
            <w:pPr>
              <w:ind w:left="720"/>
              <w:rPr>
                <w:rFonts w:ascii="Arial" w:hAnsi="Arial" w:cs="Arial"/>
                <w:sz w:val="24"/>
                <w:szCs w:val="24"/>
              </w:rPr>
            </w:pPr>
            <w:r w:rsidRPr="0042635C">
              <w:rPr>
                <w:rFonts w:ascii="Arial" w:hAnsi="Arial" w:cs="Arial"/>
                <w:sz w:val="24"/>
                <w:szCs w:val="24"/>
              </w:rPr>
              <w:t>Others</w:t>
            </w:r>
          </w:p>
          <w:p w14:paraId="244C8B08" w14:textId="77777777" w:rsidR="004C6DEB" w:rsidRPr="004C6DEB" w:rsidRDefault="004C6DEB" w:rsidP="004C6DEB">
            <w:pPr>
              <w:rPr>
                <w:rFonts w:ascii="Arial" w:hAnsi="Arial" w:cs="Arial"/>
                <w:sz w:val="24"/>
                <w:szCs w:val="24"/>
              </w:rPr>
            </w:pPr>
            <w:r w:rsidRPr="004C6DEB">
              <w:rPr>
                <w:rFonts w:ascii="Arial" w:hAnsi="Arial" w:cs="Arial"/>
                <w:sz w:val="24"/>
                <w:szCs w:val="24"/>
              </w:rPr>
              <w:t>Email Address</w:t>
            </w:r>
          </w:p>
          <w:p w14:paraId="277E6A7B" w14:textId="77777777" w:rsidR="004C6DEB" w:rsidRDefault="004C6DEB" w:rsidP="004C6DEB">
            <w:pPr>
              <w:rPr>
                <w:rFonts w:ascii="Arial" w:hAnsi="Arial" w:cs="Arial"/>
                <w:sz w:val="24"/>
                <w:szCs w:val="24"/>
              </w:rPr>
            </w:pPr>
            <w:r w:rsidRPr="004C6DEB">
              <w:rPr>
                <w:rFonts w:ascii="Arial" w:hAnsi="Arial" w:cs="Arial"/>
                <w:sz w:val="24"/>
                <w:szCs w:val="24"/>
              </w:rPr>
              <w:t>Job Title </w:t>
            </w:r>
          </w:p>
        </w:tc>
        <w:tc>
          <w:tcPr>
            <w:tcW w:w="2790" w:type="dxa"/>
          </w:tcPr>
          <w:p w14:paraId="37C7A97B"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lastRenderedPageBreak/>
              <w:t>有關人士的資料</w:t>
            </w:r>
          </w:p>
          <w:p w14:paraId="01BDA163" w14:textId="77777777" w:rsidR="00A6617F" w:rsidRPr="003606DA" w:rsidRDefault="00A6617F" w:rsidP="0042635C">
            <w:pPr>
              <w:rPr>
                <w:rFonts w:ascii="微软雅黑" w:eastAsia="微软雅黑" w:hAnsi="微软雅黑" w:cs="Arial"/>
                <w:sz w:val="24"/>
                <w:szCs w:val="24"/>
                <w:lang w:eastAsia="zh-TW"/>
              </w:rPr>
            </w:pPr>
          </w:p>
          <w:p w14:paraId="62E5144D" w14:textId="77777777" w:rsidR="00A6617F" w:rsidRPr="003606DA" w:rsidRDefault="00A6617F"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添加</w:t>
            </w:r>
            <w:r w:rsidRPr="003606DA">
              <w:rPr>
                <w:rFonts w:ascii="微软雅黑" w:eastAsia="微软雅黑" w:hAnsi="微软雅黑" w:cs="Arial" w:hint="eastAsia"/>
                <w:sz w:val="24"/>
                <w:szCs w:val="24"/>
                <w:lang w:eastAsia="zh-HK"/>
              </w:rPr>
              <w:t>更多</w:t>
            </w:r>
          </w:p>
          <w:p w14:paraId="0948B6CE" w14:textId="77777777" w:rsidR="00A6617F" w:rsidRPr="003606DA" w:rsidRDefault="00A6617F" w:rsidP="0042635C">
            <w:pPr>
              <w:rPr>
                <w:rFonts w:ascii="微软雅黑" w:eastAsia="微软雅黑" w:hAnsi="微软雅黑" w:cs="Arial"/>
                <w:sz w:val="24"/>
                <w:szCs w:val="24"/>
                <w:lang w:eastAsia="zh-TW"/>
              </w:rPr>
            </w:pPr>
          </w:p>
          <w:p w14:paraId="4599A55F"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有關人士1</w:t>
            </w:r>
          </w:p>
          <w:p w14:paraId="326A119E" w14:textId="77777777" w:rsidR="0042635C" w:rsidRPr="003606DA" w:rsidRDefault="0042635C" w:rsidP="0042635C">
            <w:pPr>
              <w:rPr>
                <w:rFonts w:ascii="微软雅黑" w:eastAsia="微软雅黑" w:hAnsi="微软雅黑" w:cs="Arial"/>
                <w:sz w:val="24"/>
                <w:szCs w:val="24"/>
                <w:lang w:eastAsia="zh-TW"/>
              </w:rPr>
            </w:pPr>
          </w:p>
          <w:p w14:paraId="2A32A7A7"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類別</w:t>
            </w:r>
          </w:p>
          <w:p w14:paraId="74566F8E"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公司聯絡人</w:t>
            </w:r>
          </w:p>
          <w:p w14:paraId="33029C23"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董事</w:t>
            </w:r>
          </w:p>
          <w:p w14:paraId="062CC6CE"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股東</w:t>
            </w:r>
          </w:p>
          <w:p w14:paraId="7ED38960"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獨資經營人</w:t>
            </w:r>
          </w:p>
          <w:p w14:paraId="144A1F17"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合夥人</w:t>
            </w:r>
          </w:p>
          <w:p w14:paraId="7A976887"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姓名</w:t>
            </w:r>
          </w:p>
          <w:p w14:paraId="1D920592" w14:textId="77777777" w:rsidR="0042635C" w:rsidRPr="003606DA" w:rsidRDefault="00223210"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w:t>
            </w:r>
            <w:r w:rsidR="0042635C" w:rsidRPr="003606DA">
              <w:rPr>
                <w:rFonts w:ascii="微软雅黑" w:eastAsia="微软雅黑" w:hAnsi="微软雅黑" w:cs="Arial" w:hint="eastAsia"/>
                <w:sz w:val="24"/>
                <w:szCs w:val="24"/>
                <w:lang w:eastAsia="zh-TW"/>
              </w:rPr>
              <w:t>電話號碼</w:t>
            </w:r>
          </w:p>
          <w:p w14:paraId="05EC75B4"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t>+852</w:t>
            </w:r>
          </w:p>
          <w:p w14:paraId="5B6C2EB0"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lastRenderedPageBreak/>
              <w:t>+86</w:t>
            </w:r>
          </w:p>
          <w:p w14:paraId="60480DE5"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t>+853</w:t>
            </w:r>
          </w:p>
          <w:p w14:paraId="474A02FA"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p>
          <w:p w14:paraId="7D61032A"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手提電話號碼</w:t>
            </w:r>
          </w:p>
          <w:p w14:paraId="0DC35401"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t>+852</w:t>
            </w:r>
          </w:p>
          <w:p w14:paraId="197A53A7"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t>+86</w:t>
            </w:r>
          </w:p>
          <w:p w14:paraId="04E7E45F"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t>+853</w:t>
            </w:r>
          </w:p>
          <w:p w14:paraId="4F30B48D"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p>
          <w:p w14:paraId="1A8B6D3A"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電郵地址</w:t>
            </w:r>
          </w:p>
          <w:p w14:paraId="71EA020A" w14:textId="77777777" w:rsidR="00570FA6"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職位</w:t>
            </w:r>
            <w:r w:rsidRPr="003606DA">
              <w:rPr>
                <w:rFonts w:ascii="微软雅黑" w:eastAsia="微软雅黑" w:hAnsi="微软雅黑" w:cs="Arial" w:hint="cs"/>
                <w:sz w:val="24"/>
                <w:szCs w:val="24"/>
                <w:lang w:eastAsia="zh-TW"/>
              </w:rPr>
              <w:t> </w:t>
            </w:r>
          </w:p>
        </w:tc>
        <w:tc>
          <w:tcPr>
            <w:tcW w:w="2860" w:type="dxa"/>
          </w:tcPr>
          <w:p w14:paraId="395D2DC6"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lastRenderedPageBreak/>
              <w:t>有关人士的资料</w:t>
            </w:r>
          </w:p>
          <w:p w14:paraId="46B1CD63" w14:textId="77777777" w:rsidR="0042635C" w:rsidRPr="003606DA" w:rsidRDefault="0042635C" w:rsidP="0042635C">
            <w:pPr>
              <w:rPr>
                <w:rFonts w:ascii="微软雅黑" w:eastAsia="微软雅黑" w:hAnsi="微软雅黑" w:cs="Arial"/>
                <w:sz w:val="24"/>
                <w:szCs w:val="24"/>
              </w:rPr>
            </w:pPr>
          </w:p>
          <w:p w14:paraId="2E211B3E" w14:textId="77777777" w:rsidR="00A6617F" w:rsidRPr="003606DA" w:rsidRDefault="00A6617F"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添加更多</w:t>
            </w:r>
          </w:p>
          <w:p w14:paraId="471EEFEA" w14:textId="77777777" w:rsidR="00A6617F" w:rsidRPr="003606DA" w:rsidRDefault="00A6617F" w:rsidP="0042635C">
            <w:pPr>
              <w:rPr>
                <w:rFonts w:ascii="微软雅黑" w:eastAsia="微软雅黑" w:hAnsi="微软雅黑" w:cs="Arial"/>
                <w:sz w:val="24"/>
                <w:szCs w:val="24"/>
              </w:rPr>
            </w:pPr>
          </w:p>
          <w:p w14:paraId="08E6CE69"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有关人士1</w:t>
            </w:r>
          </w:p>
          <w:p w14:paraId="198942ED" w14:textId="77777777" w:rsidR="0042635C" w:rsidRPr="003606DA" w:rsidRDefault="0042635C" w:rsidP="0042635C">
            <w:pPr>
              <w:rPr>
                <w:rFonts w:ascii="微软雅黑" w:eastAsia="微软雅黑" w:hAnsi="微软雅黑" w:cs="Arial"/>
                <w:sz w:val="24"/>
                <w:szCs w:val="24"/>
              </w:rPr>
            </w:pPr>
          </w:p>
          <w:p w14:paraId="41D93B17"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类别</w:t>
            </w:r>
          </w:p>
          <w:p w14:paraId="45BCB5A6"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公司联络人</w:t>
            </w:r>
          </w:p>
          <w:p w14:paraId="73918867"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董事</w:t>
            </w:r>
          </w:p>
          <w:p w14:paraId="312AD539"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股东</w:t>
            </w:r>
          </w:p>
          <w:p w14:paraId="5342C4A5"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独资经营人</w:t>
            </w:r>
          </w:p>
          <w:p w14:paraId="437EDF15"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合伙人</w:t>
            </w:r>
          </w:p>
          <w:p w14:paraId="75410D1B"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姓名</w:t>
            </w:r>
          </w:p>
          <w:p w14:paraId="5BA0B4E6" w14:textId="77777777" w:rsidR="0042635C" w:rsidRPr="003606DA" w:rsidRDefault="00223210" w:rsidP="0042635C">
            <w:pPr>
              <w:rPr>
                <w:rFonts w:ascii="微软雅黑" w:eastAsia="微软雅黑" w:hAnsi="微软雅黑" w:cs="Calibri"/>
              </w:rPr>
            </w:pPr>
            <w:r w:rsidRPr="003606DA">
              <w:rPr>
                <w:rFonts w:ascii="微软雅黑" w:eastAsia="微软雅黑" w:hAnsi="微软雅黑" w:cs="Arial" w:hint="eastAsia"/>
                <w:color w:val="333333"/>
                <w:sz w:val="24"/>
                <w:szCs w:val="24"/>
              </w:rPr>
              <w:t>公司</w:t>
            </w:r>
            <w:r w:rsidR="0042635C" w:rsidRPr="003606DA">
              <w:rPr>
                <w:rFonts w:ascii="微软雅黑" w:eastAsia="微软雅黑" w:hAnsi="微软雅黑" w:cs="Arial" w:hint="eastAsia"/>
                <w:sz w:val="24"/>
                <w:szCs w:val="24"/>
              </w:rPr>
              <w:t>电话号码</w:t>
            </w:r>
          </w:p>
          <w:p w14:paraId="3F48D191"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t>+852</w:t>
            </w:r>
          </w:p>
          <w:p w14:paraId="679C84BC"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lastRenderedPageBreak/>
              <w:t>+86</w:t>
            </w:r>
          </w:p>
          <w:p w14:paraId="7A9D1110"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t>+853</w:t>
            </w:r>
          </w:p>
          <w:p w14:paraId="76A47ACF"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其它</w:t>
            </w:r>
          </w:p>
          <w:p w14:paraId="1F085BE6"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手提电话号码</w:t>
            </w:r>
          </w:p>
          <w:p w14:paraId="1EBA5468"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t>+852</w:t>
            </w:r>
          </w:p>
          <w:p w14:paraId="6D44E90E"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t>+86</w:t>
            </w:r>
          </w:p>
          <w:p w14:paraId="07AD9EAC"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t>+853</w:t>
            </w:r>
          </w:p>
          <w:p w14:paraId="2AACE535"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其它</w:t>
            </w:r>
          </w:p>
          <w:p w14:paraId="45E1E8FC"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电邮地址</w:t>
            </w:r>
          </w:p>
          <w:p w14:paraId="06B3F75F" w14:textId="77777777" w:rsidR="00570FA6"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职位</w:t>
            </w:r>
          </w:p>
        </w:tc>
      </w:tr>
      <w:tr w:rsidR="00570FA6" w:rsidRPr="00F4756B" w14:paraId="62BE1474" w14:textId="77777777" w:rsidTr="00032E51">
        <w:trPr>
          <w:trHeight w:val="5530"/>
        </w:trPr>
        <w:tc>
          <w:tcPr>
            <w:tcW w:w="2700" w:type="dxa"/>
          </w:tcPr>
          <w:p w14:paraId="5F4E045D" w14:textId="77777777" w:rsidR="00BB48D7" w:rsidRDefault="00EA6837">
            <w:pPr>
              <w:rPr>
                <w:rFonts w:ascii="Arial" w:hAnsi="Arial" w:cs="Arial"/>
                <w:sz w:val="24"/>
                <w:szCs w:val="24"/>
              </w:rPr>
            </w:pPr>
            <w:r>
              <w:rPr>
                <w:rFonts w:ascii="Arial" w:hAnsi="Arial" w:cs="Arial"/>
                <w:sz w:val="24"/>
                <w:szCs w:val="24"/>
              </w:rPr>
              <w:lastRenderedPageBreak/>
              <w:t xml:space="preserve">Instruction - Document upload </w:t>
            </w:r>
          </w:p>
          <w:p w14:paraId="4F0A3F32" w14:textId="77777777" w:rsidR="00F4756B" w:rsidRPr="00F4756B" w:rsidRDefault="003B5658">
            <w:pPr>
              <w:rPr>
                <w:rFonts w:ascii="Arial" w:hAnsi="Arial" w:cs="Arial"/>
                <w:sz w:val="24"/>
                <w:szCs w:val="24"/>
              </w:rPr>
            </w:pPr>
            <w:r>
              <w:rPr>
                <w:noProof/>
              </w:rPr>
              <w:drawing>
                <wp:inline distT="0" distB="0" distL="0" distR="0" wp14:anchorId="77D22709" wp14:editId="54308645">
                  <wp:extent cx="1969770" cy="477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9770" cy="477520"/>
                          </a:xfrm>
                          <a:prstGeom prst="rect">
                            <a:avLst/>
                          </a:prstGeom>
                        </pic:spPr>
                      </pic:pic>
                    </a:graphicData>
                  </a:graphic>
                </wp:inline>
              </w:drawing>
            </w:r>
          </w:p>
        </w:tc>
        <w:tc>
          <w:tcPr>
            <w:tcW w:w="2880" w:type="dxa"/>
          </w:tcPr>
          <w:p w14:paraId="57275214" w14:textId="698E4332" w:rsidR="00F4756B" w:rsidRDefault="00113B5F" w:rsidP="0037090D">
            <w:pPr>
              <w:rPr>
                <w:rFonts w:ascii="Arial" w:hAnsi="Arial" w:cs="Arial"/>
                <w:sz w:val="24"/>
                <w:szCs w:val="24"/>
              </w:rPr>
            </w:pPr>
            <w:r>
              <w:rPr>
                <w:rFonts w:ascii="Arial" w:hAnsi="Arial" w:cs="Arial"/>
                <w:sz w:val="24"/>
                <w:szCs w:val="24"/>
              </w:rPr>
              <w:t>Document</w:t>
            </w:r>
            <w:r w:rsidR="000961C6">
              <w:rPr>
                <w:rFonts w:ascii="Arial" w:hAnsi="Arial" w:cs="Arial"/>
                <w:sz w:val="24"/>
                <w:szCs w:val="24"/>
              </w:rPr>
              <w:t>(s)</w:t>
            </w:r>
            <w:r>
              <w:rPr>
                <w:rFonts w:ascii="Arial" w:hAnsi="Arial" w:cs="Arial"/>
                <w:sz w:val="24"/>
                <w:szCs w:val="24"/>
              </w:rPr>
              <w:t xml:space="preserve"> Upload (Optional)</w:t>
            </w:r>
          </w:p>
          <w:p w14:paraId="1A84BF35" w14:textId="77777777" w:rsidR="00113B5F" w:rsidRDefault="00113B5F" w:rsidP="0037090D">
            <w:pPr>
              <w:rPr>
                <w:rFonts w:ascii="Arial" w:hAnsi="Arial" w:cs="Arial"/>
                <w:sz w:val="24"/>
                <w:szCs w:val="24"/>
              </w:rPr>
            </w:pPr>
          </w:p>
          <w:p w14:paraId="71A803FB" w14:textId="77777777" w:rsidR="00113B5F" w:rsidRPr="00113B5F" w:rsidRDefault="00113B5F" w:rsidP="00113B5F">
            <w:pPr>
              <w:rPr>
                <w:rFonts w:ascii="Arial" w:hAnsi="Arial" w:cs="Arial"/>
                <w:sz w:val="24"/>
                <w:szCs w:val="24"/>
              </w:rPr>
            </w:pPr>
          </w:p>
          <w:p w14:paraId="55ADA912" w14:textId="417E758E" w:rsidR="00113B5F" w:rsidRDefault="003A5EBC" w:rsidP="00113B5F">
            <w:pPr>
              <w:rPr>
                <w:rFonts w:ascii="Arial" w:hAnsi="Arial" w:cs="Arial"/>
                <w:sz w:val="24"/>
                <w:szCs w:val="24"/>
              </w:rPr>
            </w:pPr>
            <w:r>
              <w:rPr>
                <w:rFonts w:ascii="Arial" w:hAnsi="Arial" w:cs="Arial"/>
                <w:sz w:val="24"/>
                <w:szCs w:val="24"/>
              </w:rPr>
              <w:t xml:space="preserve">1. Please upload your </w:t>
            </w:r>
            <w:r w:rsidR="00910334">
              <w:rPr>
                <w:rFonts w:ascii="Arial" w:hAnsi="Arial" w:cs="Arial"/>
                <w:sz w:val="24"/>
                <w:szCs w:val="24"/>
              </w:rPr>
              <w:t xml:space="preserve">files </w:t>
            </w:r>
            <w:r>
              <w:rPr>
                <w:rFonts w:ascii="Arial" w:hAnsi="Arial" w:cs="Arial"/>
                <w:sz w:val="24"/>
                <w:szCs w:val="24"/>
              </w:rPr>
              <w:t xml:space="preserve">with </w:t>
            </w:r>
            <w:ins w:id="0" w:author="Jason H S Sit" w:date="2021-01-28T12:22:00Z">
              <w:r w:rsidR="00ED0E10">
                <w:rPr>
                  <w:rFonts w:ascii="Arial" w:hAnsi="Arial" w:cs="Arial"/>
                  <w:sz w:val="24"/>
                  <w:szCs w:val="24"/>
                </w:rPr>
                <w:t>PDF</w:t>
              </w:r>
            </w:ins>
            <w:del w:id="1" w:author="Jason H S Sit" w:date="2021-01-28T12:22:00Z">
              <w:r w:rsidDel="00ED0E10">
                <w:rPr>
                  <w:rFonts w:ascii="Arial" w:hAnsi="Arial" w:cs="Arial"/>
                  <w:sz w:val="24"/>
                  <w:szCs w:val="24"/>
                </w:rPr>
                <w:delText>pdf</w:delText>
              </w:r>
            </w:del>
            <w:r>
              <w:rPr>
                <w:rFonts w:ascii="Arial" w:hAnsi="Arial" w:cs="Arial"/>
                <w:sz w:val="24"/>
                <w:szCs w:val="24"/>
              </w:rPr>
              <w:t xml:space="preserve">, </w:t>
            </w:r>
            <w:ins w:id="2" w:author="Jason H S Sit" w:date="2021-01-28T12:22:00Z">
              <w:r w:rsidR="00ED0E10">
                <w:rPr>
                  <w:rFonts w:ascii="Arial" w:hAnsi="Arial" w:cs="Arial"/>
                  <w:sz w:val="24"/>
                  <w:szCs w:val="24"/>
                </w:rPr>
                <w:t>BMP</w:t>
              </w:r>
            </w:ins>
            <w:del w:id="3" w:author="Jason H S Sit" w:date="2021-01-28T12:22:00Z">
              <w:r w:rsidDel="00ED0E10">
                <w:rPr>
                  <w:rFonts w:ascii="Arial" w:hAnsi="Arial" w:cs="Arial"/>
                  <w:sz w:val="24"/>
                  <w:szCs w:val="24"/>
                </w:rPr>
                <w:delText>bmp</w:delText>
              </w:r>
            </w:del>
            <w:r>
              <w:rPr>
                <w:rFonts w:ascii="Arial" w:hAnsi="Arial" w:cs="Arial"/>
                <w:sz w:val="24"/>
                <w:szCs w:val="24"/>
              </w:rPr>
              <w:t xml:space="preserve">, </w:t>
            </w:r>
            <w:ins w:id="4" w:author="Jason H S Sit" w:date="2021-01-28T12:23:00Z">
              <w:r w:rsidR="00ED0E10">
                <w:rPr>
                  <w:rFonts w:ascii="Arial" w:hAnsi="Arial" w:cs="Arial"/>
                  <w:sz w:val="24"/>
                  <w:szCs w:val="24"/>
                </w:rPr>
                <w:t>JPG</w:t>
              </w:r>
            </w:ins>
            <w:del w:id="5" w:author="Jason H S Sit" w:date="2021-01-28T12:23:00Z">
              <w:r w:rsidDel="00ED0E10">
                <w:rPr>
                  <w:rFonts w:ascii="Arial" w:hAnsi="Arial" w:cs="Arial"/>
                  <w:sz w:val="24"/>
                  <w:szCs w:val="24"/>
                </w:rPr>
                <w:delText>jpg</w:delText>
              </w:r>
            </w:del>
            <w:r>
              <w:rPr>
                <w:rFonts w:ascii="Arial" w:hAnsi="Arial" w:cs="Arial"/>
                <w:sz w:val="24"/>
                <w:szCs w:val="24"/>
              </w:rPr>
              <w:t xml:space="preserve">, </w:t>
            </w:r>
            <w:ins w:id="6" w:author="Jason H S Sit" w:date="2021-01-28T12:23:00Z">
              <w:r w:rsidR="00ED0E10">
                <w:rPr>
                  <w:rFonts w:ascii="Arial" w:hAnsi="Arial" w:cs="Arial"/>
                  <w:sz w:val="24"/>
                  <w:szCs w:val="24"/>
                </w:rPr>
                <w:t>JPEG</w:t>
              </w:r>
            </w:ins>
            <w:del w:id="7" w:author="Jason H S Sit" w:date="2021-01-28T12:23:00Z">
              <w:r w:rsidDel="00ED0E10">
                <w:rPr>
                  <w:rFonts w:ascii="Arial" w:hAnsi="Arial" w:cs="Arial"/>
                  <w:sz w:val="24"/>
                  <w:szCs w:val="24"/>
                </w:rPr>
                <w:delText>jpeg</w:delText>
              </w:r>
            </w:del>
            <w:r>
              <w:rPr>
                <w:rFonts w:ascii="Arial" w:hAnsi="Arial" w:cs="Arial"/>
                <w:sz w:val="24"/>
                <w:szCs w:val="24"/>
              </w:rPr>
              <w:t xml:space="preserve">, </w:t>
            </w:r>
            <w:ins w:id="8" w:author="Jason H S Sit" w:date="2021-01-28T12:23:00Z">
              <w:r w:rsidR="00ED0E10">
                <w:rPr>
                  <w:rFonts w:ascii="Arial" w:hAnsi="Arial" w:cs="Arial"/>
                  <w:sz w:val="24"/>
                  <w:szCs w:val="24"/>
                </w:rPr>
                <w:t>PNG</w:t>
              </w:r>
            </w:ins>
            <w:del w:id="9" w:author="Jason H S Sit" w:date="2021-01-28T12:23:00Z">
              <w:r w:rsidDel="00ED0E10">
                <w:rPr>
                  <w:rFonts w:ascii="Arial" w:hAnsi="Arial" w:cs="Arial"/>
                  <w:sz w:val="24"/>
                  <w:szCs w:val="24"/>
                </w:rPr>
                <w:delText>png</w:delText>
              </w:r>
            </w:del>
            <w:r>
              <w:rPr>
                <w:rFonts w:ascii="Arial" w:hAnsi="Arial" w:cs="Arial"/>
                <w:sz w:val="24"/>
                <w:szCs w:val="24"/>
              </w:rPr>
              <w:t xml:space="preserve">, </w:t>
            </w:r>
            <w:del w:id="10" w:author="Jason H S Sit" w:date="2021-01-28T12:23:00Z">
              <w:r w:rsidDel="00ED0E10">
                <w:rPr>
                  <w:rFonts w:ascii="Arial" w:hAnsi="Arial" w:cs="Arial"/>
                  <w:sz w:val="24"/>
                  <w:szCs w:val="24"/>
                </w:rPr>
                <w:delText>tif</w:delText>
              </w:r>
            </w:del>
            <w:ins w:id="11" w:author="Jason H S Sit" w:date="2021-01-28T12:23:00Z">
              <w:r w:rsidR="00ED0E10">
                <w:rPr>
                  <w:rFonts w:ascii="Arial" w:hAnsi="Arial" w:cs="Arial"/>
                  <w:sz w:val="24"/>
                  <w:szCs w:val="24"/>
                </w:rPr>
                <w:t>TIF</w:t>
              </w:r>
            </w:ins>
            <w:r>
              <w:rPr>
                <w:rFonts w:ascii="Arial" w:hAnsi="Arial" w:cs="Arial"/>
                <w:sz w:val="24"/>
                <w:szCs w:val="24"/>
              </w:rPr>
              <w:t xml:space="preserve"> or</w:t>
            </w:r>
            <w:r w:rsidRPr="003A5EBC">
              <w:rPr>
                <w:rFonts w:ascii="Arial" w:hAnsi="Arial" w:cs="Arial"/>
                <w:sz w:val="24"/>
                <w:szCs w:val="24"/>
              </w:rPr>
              <w:t xml:space="preserve"> </w:t>
            </w:r>
            <w:ins w:id="12" w:author="Jason H S Sit" w:date="2021-01-28T12:23:00Z">
              <w:r w:rsidR="00ED0E10">
                <w:rPr>
                  <w:rFonts w:ascii="Arial" w:hAnsi="Arial" w:cs="Arial"/>
                  <w:sz w:val="24"/>
                  <w:szCs w:val="24"/>
                </w:rPr>
                <w:t>TIFF</w:t>
              </w:r>
            </w:ins>
            <w:del w:id="13" w:author="Jason H S Sit" w:date="2021-01-28T12:23:00Z">
              <w:r w:rsidRPr="003A5EBC" w:rsidDel="00ED0E10">
                <w:rPr>
                  <w:rFonts w:ascii="Arial" w:hAnsi="Arial" w:cs="Arial"/>
                  <w:sz w:val="24"/>
                  <w:szCs w:val="24"/>
                </w:rPr>
                <w:delText>tiff</w:delText>
              </w:r>
            </w:del>
            <w:r>
              <w:rPr>
                <w:rFonts w:ascii="Arial" w:hAnsi="Arial" w:cs="Arial"/>
                <w:sz w:val="24"/>
                <w:szCs w:val="24"/>
              </w:rPr>
              <w:t xml:space="preserve"> file format.</w:t>
            </w:r>
          </w:p>
          <w:p w14:paraId="023BFF2B" w14:textId="77777777" w:rsidR="003A5EBC" w:rsidRDefault="003A5EBC" w:rsidP="00B8095F">
            <w:pPr>
              <w:rPr>
                <w:rFonts w:ascii="Arial" w:hAnsi="Arial" w:cs="Arial"/>
                <w:sz w:val="24"/>
                <w:szCs w:val="24"/>
              </w:rPr>
            </w:pPr>
            <w:r>
              <w:rPr>
                <w:rFonts w:ascii="Arial" w:hAnsi="Arial" w:cs="Arial"/>
                <w:sz w:val="24"/>
                <w:szCs w:val="24"/>
              </w:rPr>
              <w:t>2. Th</w:t>
            </w:r>
            <w:r w:rsidR="00B8095F">
              <w:rPr>
                <w:rFonts w:ascii="Arial" w:hAnsi="Arial" w:cs="Arial"/>
                <w:sz w:val="24"/>
                <w:szCs w:val="24"/>
              </w:rPr>
              <w:t>e total file size should not exceed 10MB.</w:t>
            </w:r>
          </w:p>
          <w:p w14:paraId="52B8D01D" w14:textId="77777777" w:rsidR="003A5EBC" w:rsidRDefault="00B8095F" w:rsidP="00113B5F">
            <w:pPr>
              <w:rPr>
                <w:rFonts w:ascii="Arial" w:hAnsi="Arial" w:cs="Arial"/>
                <w:sz w:val="24"/>
                <w:szCs w:val="24"/>
              </w:rPr>
            </w:pPr>
            <w:r>
              <w:rPr>
                <w:rFonts w:ascii="Arial" w:hAnsi="Arial" w:cs="Arial"/>
                <w:sz w:val="24"/>
                <w:szCs w:val="24"/>
              </w:rPr>
              <w:t xml:space="preserve">3. </w:t>
            </w:r>
            <w:r w:rsidR="003A5EBC" w:rsidRPr="003A5EBC">
              <w:rPr>
                <w:rFonts w:ascii="Arial" w:hAnsi="Arial" w:cs="Arial"/>
                <w:sz w:val="24"/>
                <w:szCs w:val="24"/>
              </w:rPr>
              <w:t>File Name can only contain English, numeric characters or specific symbols including !@#$%^&amp;()_+=-[]{};',.</w:t>
            </w:r>
          </w:p>
          <w:p w14:paraId="1714CAEC" w14:textId="77777777" w:rsidR="003B5658" w:rsidRDefault="003B5658" w:rsidP="00113B5F">
            <w:pPr>
              <w:rPr>
                <w:rFonts w:ascii="Arial" w:hAnsi="Arial" w:cs="Arial"/>
                <w:sz w:val="24"/>
                <w:szCs w:val="24"/>
              </w:rPr>
            </w:pPr>
          </w:p>
          <w:p w14:paraId="13B976CF" w14:textId="77777777" w:rsidR="003B5658" w:rsidRPr="0037090D" w:rsidRDefault="003B5658" w:rsidP="003B5658">
            <w:pPr>
              <w:rPr>
                <w:rFonts w:ascii="Arial" w:hAnsi="Arial" w:cs="Arial"/>
                <w:sz w:val="24"/>
                <w:szCs w:val="24"/>
              </w:rPr>
            </w:pPr>
            <w:r w:rsidRPr="0037090D">
              <w:rPr>
                <w:rFonts w:ascii="Arial" w:hAnsi="Arial" w:cs="Arial"/>
                <w:sz w:val="24"/>
                <w:szCs w:val="24"/>
              </w:rPr>
              <w:t>Remarks</w:t>
            </w:r>
            <w:r>
              <w:rPr>
                <w:rFonts w:ascii="Arial" w:hAnsi="Arial" w:cs="Arial"/>
                <w:sz w:val="24"/>
                <w:szCs w:val="24"/>
              </w:rPr>
              <w:t>:</w:t>
            </w:r>
          </w:p>
          <w:p w14:paraId="4D0FAA15" w14:textId="77777777" w:rsidR="007376E6" w:rsidRDefault="007376E6" w:rsidP="00113B5F">
            <w:pPr>
              <w:rPr>
                <w:rFonts w:ascii="Arial" w:hAnsi="Arial" w:cs="Arial"/>
                <w:sz w:val="24"/>
                <w:szCs w:val="24"/>
              </w:rPr>
            </w:pPr>
          </w:p>
          <w:p w14:paraId="6CFCBB06" w14:textId="77777777" w:rsidR="00113B5F" w:rsidRDefault="00113B5F" w:rsidP="0037090D">
            <w:pPr>
              <w:rPr>
                <w:rFonts w:ascii="Arial" w:hAnsi="Arial" w:cs="Arial"/>
                <w:sz w:val="24"/>
                <w:szCs w:val="24"/>
              </w:rPr>
            </w:pPr>
          </w:p>
          <w:p w14:paraId="369FB563" w14:textId="77777777" w:rsidR="00AB4C92" w:rsidRDefault="00AB4C92" w:rsidP="0037090D">
            <w:pPr>
              <w:rPr>
                <w:rFonts w:ascii="Arial" w:hAnsi="Arial" w:cs="Arial"/>
                <w:sz w:val="24"/>
                <w:szCs w:val="24"/>
              </w:rPr>
            </w:pPr>
          </w:p>
          <w:p w14:paraId="27FE797F" w14:textId="77777777" w:rsidR="00AB4C92" w:rsidRPr="00F4756B" w:rsidRDefault="00AB4C92" w:rsidP="0037090D">
            <w:pPr>
              <w:rPr>
                <w:rFonts w:ascii="Arial" w:hAnsi="Arial" w:cs="Arial"/>
                <w:sz w:val="24"/>
                <w:szCs w:val="24"/>
              </w:rPr>
            </w:pPr>
          </w:p>
        </w:tc>
        <w:tc>
          <w:tcPr>
            <w:tcW w:w="2790" w:type="dxa"/>
          </w:tcPr>
          <w:p w14:paraId="6887D181" w14:textId="77777777" w:rsidR="00F4756B" w:rsidRPr="003606DA" w:rsidRDefault="003A5EBC" w:rsidP="0037090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上載文件</w:t>
            </w:r>
            <w:r w:rsidR="00971AE6"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選填</w:t>
            </w:r>
            <w:r w:rsidR="003606DA" w:rsidRPr="00584B6C">
              <w:rPr>
                <w:rFonts w:ascii="微软雅黑" w:eastAsia="微软雅黑" w:hAnsi="微软雅黑" w:cs="Arial" w:hint="eastAsia"/>
                <w:sz w:val="24"/>
                <w:szCs w:val="24"/>
                <w:lang w:eastAsia="zh-TW"/>
              </w:rPr>
              <w:t>）</w:t>
            </w:r>
          </w:p>
          <w:p w14:paraId="3D7D2FEF" w14:textId="77777777" w:rsidR="00113B5F" w:rsidRPr="003606DA" w:rsidRDefault="00113B5F" w:rsidP="0037090D">
            <w:pPr>
              <w:rPr>
                <w:rFonts w:ascii="微软雅黑" w:eastAsia="微软雅黑" w:hAnsi="微软雅黑" w:cs="Arial"/>
                <w:sz w:val="24"/>
                <w:szCs w:val="24"/>
                <w:lang w:eastAsia="zh-TW"/>
              </w:rPr>
            </w:pPr>
          </w:p>
          <w:p w14:paraId="06A4B726" w14:textId="4E178A58" w:rsidR="00B8095F" w:rsidRPr="003606DA" w:rsidRDefault="00B8095F" w:rsidP="00902EB1">
            <w:pPr>
              <w:pStyle w:val="ListParagraph"/>
              <w:numPr>
                <w:ilvl w:val="0"/>
                <w:numId w:val="2"/>
              </w:numPr>
              <w:rPr>
                <w:rFonts w:ascii="微软雅黑" w:eastAsia="微软雅黑" w:hAnsi="微软雅黑" w:cs="Arial"/>
                <w:sz w:val="24"/>
                <w:szCs w:val="24"/>
                <w:lang w:eastAsia="zh-TW"/>
              </w:rPr>
            </w:pPr>
            <w:r w:rsidRPr="003606DA">
              <w:rPr>
                <w:rFonts w:ascii="微软雅黑" w:eastAsia="微软雅黑" w:hAnsi="微软雅黑" w:hint="eastAsia"/>
                <w:sz w:val="24"/>
                <w:szCs w:val="24"/>
                <w:lang w:eastAsia="zh-TW"/>
              </w:rPr>
              <w:t>上</w:t>
            </w:r>
            <w:r w:rsidR="000B0FDA" w:rsidRPr="003606DA">
              <w:rPr>
                <w:rFonts w:ascii="微软雅黑" w:eastAsia="微软雅黑" w:hAnsi="微软雅黑" w:cs="Arial" w:hint="eastAsia"/>
                <w:sz w:val="24"/>
                <w:szCs w:val="24"/>
                <w:lang w:eastAsia="zh-TW"/>
              </w:rPr>
              <w:t>載</w:t>
            </w:r>
            <w:r w:rsidR="00910334" w:rsidRPr="003606DA">
              <w:rPr>
                <w:rFonts w:ascii="微软雅黑" w:eastAsia="微软雅黑" w:hAnsi="微软雅黑" w:cs="Arial" w:hint="eastAsia"/>
                <w:sz w:val="24"/>
                <w:szCs w:val="24"/>
                <w:lang w:eastAsia="zh-TW"/>
              </w:rPr>
              <w:t>檔案</w:t>
            </w:r>
            <w:r w:rsidRPr="003606DA">
              <w:rPr>
                <w:rFonts w:ascii="微软雅黑" w:eastAsia="微软雅黑" w:hAnsi="微软雅黑" w:hint="eastAsia"/>
                <w:sz w:val="24"/>
                <w:szCs w:val="24"/>
                <w:lang w:eastAsia="zh-HK"/>
              </w:rPr>
              <w:t>格</w:t>
            </w:r>
            <w:r w:rsidRPr="003606DA">
              <w:rPr>
                <w:rFonts w:ascii="微软雅黑" w:eastAsia="微软雅黑" w:hAnsi="微软雅黑" w:hint="eastAsia"/>
                <w:sz w:val="24"/>
                <w:szCs w:val="24"/>
                <w:lang w:eastAsia="zh-TW"/>
              </w:rPr>
              <w:t>式</w:t>
            </w:r>
            <w:r w:rsidRPr="003606DA">
              <w:rPr>
                <w:rFonts w:ascii="微软雅黑" w:eastAsia="微软雅黑" w:hAnsi="微软雅黑" w:hint="eastAsia"/>
                <w:sz w:val="24"/>
                <w:szCs w:val="24"/>
                <w:lang w:eastAsia="zh-HK"/>
              </w:rPr>
              <w:t>須為</w:t>
            </w:r>
            <w:ins w:id="14" w:author="Jason H S Sit" w:date="2021-01-28T12:26:00Z">
              <w:r w:rsidR="00ED0E10">
                <w:rPr>
                  <w:rFonts w:ascii="微软雅黑" w:eastAsia="PMingLiU" w:hAnsi="微软雅黑" w:hint="eastAsia"/>
                  <w:sz w:val="24"/>
                  <w:szCs w:val="24"/>
                  <w:lang w:eastAsia="zh-HK"/>
                </w:rPr>
                <w:t>PDF</w:t>
              </w:r>
            </w:ins>
            <w:del w:id="15" w:author="Jason H S Sit" w:date="2021-01-28T12:26:00Z">
              <w:r w:rsidRPr="003606DA" w:rsidDel="00ED0E10">
                <w:rPr>
                  <w:rFonts w:ascii="微软雅黑" w:eastAsia="微软雅黑" w:hAnsi="微软雅黑" w:cs="Arial" w:hint="eastAsia"/>
                  <w:sz w:val="24"/>
                  <w:szCs w:val="24"/>
                  <w:lang w:eastAsia="zh-TW"/>
                </w:rPr>
                <w:delText>pdf</w:delText>
              </w:r>
            </w:del>
            <w:r w:rsidRPr="003606DA">
              <w:rPr>
                <w:rFonts w:ascii="微软雅黑" w:eastAsia="微软雅黑" w:hAnsi="微软雅黑" w:cs="Arial" w:hint="eastAsia"/>
                <w:sz w:val="24"/>
                <w:szCs w:val="24"/>
                <w:lang w:eastAsia="zh-TW"/>
              </w:rPr>
              <w:t xml:space="preserve">, </w:t>
            </w:r>
            <w:del w:id="16" w:author="Jason H S Sit" w:date="2021-01-28T12:26:00Z">
              <w:r w:rsidRPr="003606DA" w:rsidDel="00ED0E10">
                <w:rPr>
                  <w:rFonts w:ascii="微软雅黑" w:eastAsia="微软雅黑" w:hAnsi="微软雅黑" w:cs="Arial" w:hint="eastAsia"/>
                  <w:sz w:val="24"/>
                  <w:szCs w:val="24"/>
                  <w:lang w:eastAsia="zh-TW"/>
                </w:rPr>
                <w:delText>bmp</w:delText>
              </w:r>
            </w:del>
            <w:ins w:id="17" w:author="Jason H S Sit" w:date="2021-01-28T12:26:00Z">
              <w:r w:rsidR="00ED0E10">
                <w:rPr>
                  <w:rFonts w:ascii="微软雅黑" w:eastAsia="微软雅黑" w:hAnsi="微软雅黑" w:cs="Arial"/>
                  <w:sz w:val="24"/>
                  <w:szCs w:val="24"/>
                  <w:lang w:eastAsia="zh-TW"/>
                </w:rPr>
                <w:t>BMP</w:t>
              </w:r>
            </w:ins>
            <w:r w:rsidRPr="003606DA">
              <w:rPr>
                <w:rFonts w:ascii="微软雅黑" w:eastAsia="微软雅黑" w:hAnsi="微软雅黑" w:cs="Arial" w:hint="eastAsia"/>
                <w:sz w:val="24"/>
                <w:szCs w:val="24"/>
                <w:lang w:eastAsia="zh-TW"/>
              </w:rPr>
              <w:t xml:space="preserve">, </w:t>
            </w:r>
            <w:ins w:id="18" w:author="Jason H S Sit" w:date="2021-01-28T12:26:00Z">
              <w:r w:rsidR="00ED0E10">
                <w:rPr>
                  <w:rFonts w:ascii="微软雅黑" w:eastAsia="微软雅黑" w:hAnsi="微软雅黑" w:cs="Arial"/>
                  <w:sz w:val="24"/>
                  <w:szCs w:val="24"/>
                  <w:lang w:eastAsia="zh-TW"/>
                </w:rPr>
                <w:t>JPG</w:t>
              </w:r>
            </w:ins>
            <w:del w:id="19" w:author="Jason H S Sit" w:date="2021-01-28T12:26:00Z">
              <w:r w:rsidRPr="003606DA" w:rsidDel="00ED0E10">
                <w:rPr>
                  <w:rFonts w:ascii="微软雅黑" w:eastAsia="微软雅黑" w:hAnsi="微软雅黑" w:cs="Arial" w:hint="eastAsia"/>
                  <w:sz w:val="24"/>
                  <w:szCs w:val="24"/>
                  <w:lang w:eastAsia="zh-TW"/>
                </w:rPr>
                <w:delText>jpg</w:delText>
              </w:r>
            </w:del>
            <w:r w:rsidR="002F6D46"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 xml:space="preserve"> </w:t>
            </w:r>
            <w:ins w:id="20" w:author="Jason H S Sit" w:date="2021-01-28T12:26:00Z">
              <w:r w:rsidR="00ED0E10">
                <w:rPr>
                  <w:rFonts w:ascii="微软雅黑" w:eastAsia="微软雅黑" w:hAnsi="微软雅黑" w:cs="Arial"/>
                  <w:sz w:val="24"/>
                  <w:szCs w:val="24"/>
                  <w:lang w:eastAsia="zh-TW"/>
                </w:rPr>
                <w:t>JPEG</w:t>
              </w:r>
            </w:ins>
            <w:del w:id="21" w:author="Jason H S Sit" w:date="2021-01-28T12:26:00Z">
              <w:r w:rsidRPr="003606DA" w:rsidDel="00ED0E10">
                <w:rPr>
                  <w:rFonts w:ascii="微软雅黑" w:eastAsia="微软雅黑" w:hAnsi="微软雅黑" w:cs="Arial" w:hint="eastAsia"/>
                  <w:sz w:val="24"/>
                  <w:szCs w:val="24"/>
                  <w:lang w:eastAsia="zh-TW"/>
                </w:rPr>
                <w:delText>jpeg</w:delText>
              </w:r>
            </w:del>
            <w:r w:rsidRPr="003606DA">
              <w:rPr>
                <w:rFonts w:ascii="微软雅黑" w:eastAsia="微软雅黑" w:hAnsi="微软雅黑" w:cs="Arial" w:hint="eastAsia"/>
                <w:sz w:val="24"/>
                <w:szCs w:val="24"/>
                <w:lang w:eastAsia="zh-TW"/>
              </w:rPr>
              <w:t xml:space="preserve">, </w:t>
            </w:r>
            <w:ins w:id="22" w:author="Jason H S Sit" w:date="2021-01-28T12:26:00Z">
              <w:r w:rsidR="00ED0E10">
                <w:rPr>
                  <w:rFonts w:ascii="微软雅黑" w:eastAsia="微软雅黑" w:hAnsi="微软雅黑" w:cs="Arial"/>
                  <w:sz w:val="24"/>
                  <w:szCs w:val="24"/>
                  <w:lang w:eastAsia="zh-TW"/>
                </w:rPr>
                <w:t>PNG</w:t>
              </w:r>
            </w:ins>
            <w:del w:id="23" w:author="Jason H S Sit" w:date="2021-01-28T12:26:00Z">
              <w:r w:rsidRPr="003606DA" w:rsidDel="00ED0E10">
                <w:rPr>
                  <w:rFonts w:ascii="微软雅黑" w:eastAsia="微软雅黑" w:hAnsi="微软雅黑" w:cs="Arial" w:hint="eastAsia"/>
                  <w:sz w:val="24"/>
                  <w:szCs w:val="24"/>
                  <w:lang w:eastAsia="zh-TW"/>
                </w:rPr>
                <w:delText>png</w:delText>
              </w:r>
            </w:del>
            <w:r w:rsidR="002F6D46" w:rsidRPr="003606DA">
              <w:rPr>
                <w:rFonts w:ascii="微软雅黑" w:eastAsia="微软雅黑" w:hAnsi="微软雅黑" w:cs="Arial" w:hint="eastAsia"/>
                <w:sz w:val="24"/>
                <w:szCs w:val="24"/>
                <w:lang w:eastAsia="zh-TW"/>
              </w:rPr>
              <w:t xml:space="preserve">, </w:t>
            </w:r>
            <w:del w:id="24" w:author="Jason H S Sit" w:date="2021-01-28T12:26:00Z">
              <w:r w:rsidRPr="003606DA" w:rsidDel="00ED0E10">
                <w:rPr>
                  <w:rFonts w:ascii="微软雅黑" w:eastAsia="微软雅黑" w:hAnsi="微软雅黑" w:cs="Arial" w:hint="eastAsia"/>
                  <w:sz w:val="24"/>
                  <w:szCs w:val="24"/>
                  <w:lang w:eastAsia="zh-TW"/>
                </w:rPr>
                <w:delText>ti</w:delText>
              </w:r>
            </w:del>
            <w:del w:id="25" w:author="Jason H S Sit" w:date="2021-01-28T12:27:00Z">
              <w:r w:rsidRPr="003606DA" w:rsidDel="00ED0E10">
                <w:rPr>
                  <w:rFonts w:ascii="微软雅黑" w:eastAsia="微软雅黑" w:hAnsi="微软雅黑" w:cs="Arial" w:hint="eastAsia"/>
                  <w:sz w:val="24"/>
                  <w:szCs w:val="24"/>
                  <w:lang w:eastAsia="zh-TW"/>
                </w:rPr>
                <w:delText>f</w:delText>
              </w:r>
            </w:del>
            <w:ins w:id="26" w:author="Jason H S Sit" w:date="2021-01-28T12:27:00Z">
              <w:r w:rsidR="00ED0E10">
                <w:rPr>
                  <w:rFonts w:ascii="微软雅黑" w:eastAsia="微软雅黑" w:hAnsi="微软雅黑" w:cs="Arial"/>
                  <w:sz w:val="24"/>
                  <w:szCs w:val="24"/>
                  <w:lang w:eastAsia="zh-TW"/>
                </w:rPr>
                <w:t>TIF</w:t>
              </w:r>
            </w:ins>
            <w:r w:rsidRPr="003606DA">
              <w:rPr>
                <w:rFonts w:ascii="微软雅黑" w:eastAsia="微软雅黑" w:hAnsi="微软雅黑" w:cs="Arial" w:hint="eastAsia"/>
                <w:sz w:val="24"/>
                <w:szCs w:val="24"/>
                <w:lang w:eastAsia="zh-TW"/>
              </w:rPr>
              <w:t>或</w:t>
            </w:r>
            <w:del w:id="27" w:author="Jason H S Sit" w:date="2021-01-28T12:37:00Z">
              <w:r w:rsidRPr="003606DA" w:rsidDel="005A35E6">
                <w:rPr>
                  <w:rFonts w:ascii="微软雅黑" w:eastAsia="微软雅黑" w:hAnsi="微软雅黑" w:cs="Arial" w:hint="eastAsia"/>
                  <w:sz w:val="24"/>
                  <w:szCs w:val="24"/>
                  <w:lang w:eastAsia="zh-TW"/>
                </w:rPr>
                <w:delText>tiff</w:delText>
              </w:r>
            </w:del>
            <w:ins w:id="28" w:author="Jason H S Sit" w:date="2021-01-28T12:37:00Z">
              <w:r w:rsidR="005A35E6">
                <w:rPr>
                  <w:rFonts w:ascii="微软雅黑" w:eastAsia="微软雅黑" w:hAnsi="微软雅黑" w:cs="Arial"/>
                  <w:sz w:val="24"/>
                  <w:szCs w:val="24"/>
                  <w:lang w:eastAsia="zh-TW"/>
                </w:rPr>
                <w:t>TIFF</w:t>
              </w:r>
            </w:ins>
            <w:r w:rsidR="00BD3B60">
              <w:rPr>
                <w:rFonts w:ascii="PMingLiU" w:eastAsia="PMingLiU" w:hAnsi="PMingLiU" w:cs="Arial" w:hint="eastAsia"/>
                <w:sz w:val="24"/>
                <w:szCs w:val="24"/>
                <w:lang w:eastAsia="zh-HK"/>
              </w:rPr>
              <w:t>。</w:t>
            </w:r>
          </w:p>
          <w:p w14:paraId="7812DFAE" w14:textId="67F69C1A" w:rsidR="00902EB1" w:rsidRPr="003606DA" w:rsidRDefault="00910334" w:rsidP="00902EB1">
            <w:pPr>
              <w:pStyle w:val="ListParagraph"/>
              <w:numPr>
                <w:ilvl w:val="0"/>
                <w:numId w:val="2"/>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檔案</w:t>
            </w:r>
            <w:r w:rsidR="00902EB1" w:rsidRPr="003606DA">
              <w:rPr>
                <w:rFonts w:ascii="微软雅黑" w:eastAsia="微软雅黑" w:hAnsi="微软雅黑" w:cs="Arial" w:hint="eastAsia"/>
                <w:sz w:val="24"/>
                <w:szCs w:val="24"/>
                <w:lang w:eastAsia="zh-TW"/>
              </w:rPr>
              <w:t>總大小不能超過10MB</w:t>
            </w:r>
            <w:r w:rsidR="00BD3B60">
              <w:rPr>
                <w:rFonts w:ascii="PMingLiU" w:eastAsia="PMingLiU" w:hAnsi="PMingLiU" w:cs="Arial" w:hint="eastAsia"/>
                <w:sz w:val="24"/>
                <w:szCs w:val="24"/>
                <w:lang w:eastAsia="zh-HK"/>
              </w:rPr>
              <w:t>。</w:t>
            </w:r>
          </w:p>
          <w:p w14:paraId="071BFCDE" w14:textId="77777777" w:rsidR="00113B5F" w:rsidRPr="003606DA" w:rsidRDefault="00113B5F" w:rsidP="00902EB1">
            <w:pPr>
              <w:pStyle w:val="ListParagraph"/>
              <w:numPr>
                <w:ilvl w:val="0"/>
                <w:numId w:val="2"/>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檔案名稱只可包含英文、數字或指定之符號包括!@#$%^&amp;()_+=-[]{};',.</w:t>
            </w:r>
          </w:p>
          <w:p w14:paraId="57C07E6E" w14:textId="77777777" w:rsidR="00B24354" w:rsidRPr="003606DA" w:rsidRDefault="00B24354" w:rsidP="0037090D">
            <w:pPr>
              <w:rPr>
                <w:rFonts w:ascii="微软雅黑" w:eastAsia="微软雅黑" w:hAnsi="微软雅黑" w:cs="Arial"/>
                <w:sz w:val="24"/>
                <w:szCs w:val="24"/>
                <w:lang w:eastAsia="zh-TW"/>
              </w:rPr>
            </w:pPr>
          </w:p>
          <w:p w14:paraId="0EBF1B21" w14:textId="77777777" w:rsidR="003B5658" w:rsidRPr="003606DA" w:rsidRDefault="003B5658" w:rsidP="003B5658">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備註：</w:t>
            </w:r>
          </w:p>
          <w:p w14:paraId="54807A4F" w14:textId="77777777" w:rsidR="003B5658" w:rsidRPr="003606DA" w:rsidRDefault="003B5658" w:rsidP="0037090D">
            <w:pPr>
              <w:rPr>
                <w:rFonts w:ascii="微软雅黑" w:eastAsia="微软雅黑" w:hAnsi="微软雅黑" w:cs="Arial"/>
                <w:sz w:val="24"/>
                <w:szCs w:val="24"/>
                <w:lang w:eastAsia="zh-TW"/>
              </w:rPr>
            </w:pPr>
          </w:p>
        </w:tc>
        <w:tc>
          <w:tcPr>
            <w:tcW w:w="2860" w:type="dxa"/>
          </w:tcPr>
          <w:p w14:paraId="5FE100D0" w14:textId="77777777" w:rsidR="00F4756B" w:rsidRPr="003606DA" w:rsidRDefault="003A5EBC"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上载文件</w:t>
            </w:r>
            <w:r w:rsidR="00971AE6"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rPr>
              <w:t>选填</w:t>
            </w:r>
            <w:r w:rsidR="003606DA" w:rsidRPr="00584B6C">
              <w:rPr>
                <w:rFonts w:ascii="微软雅黑" w:eastAsia="微软雅黑" w:hAnsi="微软雅黑" w:cs="Arial" w:hint="eastAsia"/>
                <w:sz w:val="24"/>
                <w:szCs w:val="24"/>
                <w:lang w:eastAsia="zh-TW"/>
              </w:rPr>
              <w:t>）</w:t>
            </w:r>
          </w:p>
          <w:p w14:paraId="55E91CC7" w14:textId="77777777" w:rsidR="003A5EBC" w:rsidRPr="003606DA" w:rsidRDefault="003A5EBC" w:rsidP="0037090D">
            <w:pPr>
              <w:rPr>
                <w:rFonts w:ascii="微软雅黑" w:eastAsia="微软雅黑" w:hAnsi="微软雅黑" w:cs="Arial"/>
                <w:sz w:val="24"/>
                <w:szCs w:val="24"/>
              </w:rPr>
            </w:pPr>
          </w:p>
          <w:p w14:paraId="6B01E9BD" w14:textId="3F95677B" w:rsidR="00970701" w:rsidRPr="003606DA" w:rsidRDefault="00970701" w:rsidP="00970701">
            <w:pPr>
              <w:pStyle w:val="ListParagraph"/>
              <w:numPr>
                <w:ilvl w:val="0"/>
                <w:numId w:val="1"/>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上</w:t>
            </w:r>
            <w:r w:rsidR="000B0FDA" w:rsidRPr="003606DA">
              <w:rPr>
                <w:rFonts w:ascii="微软雅黑" w:eastAsia="微软雅黑" w:hAnsi="微软雅黑" w:cs="Arial" w:hint="eastAsia"/>
                <w:sz w:val="24"/>
                <w:szCs w:val="24"/>
              </w:rPr>
              <w:t>载</w:t>
            </w:r>
            <w:r w:rsidR="00910334" w:rsidRPr="003606DA">
              <w:rPr>
                <w:rFonts w:ascii="微软雅黑" w:eastAsia="微软雅黑" w:hAnsi="微软雅黑" w:cs="Arial" w:hint="eastAsia"/>
                <w:sz w:val="24"/>
                <w:szCs w:val="24"/>
              </w:rPr>
              <w:t>档案</w:t>
            </w:r>
            <w:r w:rsidRPr="003606DA">
              <w:rPr>
                <w:rFonts w:ascii="微软雅黑" w:eastAsia="微软雅黑" w:hAnsi="微软雅黑" w:cs="Arial" w:hint="eastAsia"/>
                <w:sz w:val="24"/>
                <w:szCs w:val="24"/>
                <w:lang w:eastAsia="zh-TW"/>
              </w:rPr>
              <w:t>格式须为</w:t>
            </w:r>
            <w:del w:id="29" w:author="Jason H S Sit" w:date="2021-01-28T12:27:00Z">
              <w:r w:rsidRPr="003606DA" w:rsidDel="00ED0E10">
                <w:rPr>
                  <w:rFonts w:ascii="微软雅黑" w:eastAsia="微软雅黑" w:hAnsi="微软雅黑" w:cs="Arial" w:hint="eastAsia"/>
                  <w:sz w:val="24"/>
                  <w:szCs w:val="24"/>
                  <w:lang w:eastAsia="zh-TW"/>
                </w:rPr>
                <w:delText>pdf</w:delText>
              </w:r>
            </w:del>
            <w:ins w:id="30" w:author="Jason H S Sit" w:date="2021-01-28T12:27:00Z">
              <w:r w:rsidR="00ED0E10">
                <w:rPr>
                  <w:rFonts w:ascii="微软雅黑" w:eastAsia="微软雅黑" w:hAnsi="微软雅黑" w:cs="Arial"/>
                  <w:sz w:val="24"/>
                  <w:szCs w:val="24"/>
                  <w:lang w:eastAsia="zh-TW"/>
                </w:rPr>
                <w:t>PDF</w:t>
              </w:r>
            </w:ins>
            <w:r w:rsidRPr="003606DA">
              <w:rPr>
                <w:rFonts w:ascii="微软雅黑" w:eastAsia="微软雅黑" w:hAnsi="微软雅黑" w:cs="Arial" w:hint="eastAsia"/>
                <w:sz w:val="24"/>
                <w:szCs w:val="24"/>
                <w:lang w:eastAsia="zh-TW"/>
              </w:rPr>
              <w:t xml:space="preserve">, </w:t>
            </w:r>
            <w:del w:id="31" w:author="Jason H S Sit" w:date="2021-01-28T12:27:00Z">
              <w:r w:rsidRPr="003606DA" w:rsidDel="00ED0E10">
                <w:rPr>
                  <w:rFonts w:ascii="微软雅黑" w:eastAsia="微软雅黑" w:hAnsi="微软雅黑" w:cs="Arial" w:hint="eastAsia"/>
                  <w:sz w:val="24"/>
                  <w:szCs w:val="24"/>
                  <w:lang w:eastAsia="zh-TW"/>
                </w:rPr>
                <w:delText>bmp</w:delText>
              </w:r>
            </w:del>
            <w:ins w:id="32" w:author="Jason H S Sit" w:date="2021-01-28T12:27:00Z">
              <w:r w:rsidR="00ED0E10">
                <w:rPr>
                  <w:rFonts w:ascii="微软雅黑" w:eastAsia="微软雅黑" w:hAnsi="微软雅黑" w:cs="Arial"/>
                  <w:sz w:val="24"/>
                  <w:szCs w:val="24"/>
                  <w:lang w:eastAsia="zh-TW"/>
                </w:rPr>
                <w:t>BMP</w:t>
              </w:r>
            </w:ins>
            <w:r w:rsidRPr="003606DA">
              <w:rPr>
                <w:rFonts w:ascii="微软雅黑" w:eastAsia="微软雅黑" w:hAnsi="微软雅黑" w:cs="Arial" w:hint="eastAsia"/>
                <w:sz w:val="24"/>
                <w:szCs w:val="24"/>
                <w:lang w:eastAsia="zh-TW"/>
              </w:rPr>
              <w:t xml:space="preserve">, </w:t>
            </w:r>
            <w:del w:id="33" w:author="Jason H S Sit" w:date="2021-01-28T12:27:00Z">
              <w:r w:rsidRPr="003606DA" w:rsidDel="00ED0E10">
                <w:rPr>
                  <w:rFonts w:ascii="微软雅黑" w:eastAsia="微软雅黑" w:hAnsi="微软雅黑" w:cs="Arial" w:hint="eastAsia"/>
                  <w:sz w:val="24"/>
                  <w:szCs w:val="24"/>
                  <w:lang w:eastAsia="zh-TW"/>
                </w:rPr>
                <w:delText>jpg</w:delText>
              </w:r>
            </w:del>
            <w:ins w:id="34" w:author="Jason H S Sit" w:date="2021-01-28T12:27:00Z">
              <w:r w:rsidR="00ED0E10">
                <w:rPr>
                  <w:rFonts w:ascii="微软雅黑" w:eastAsia="微软雅黑" w:hAnsi="微软雅黑" w:cs="Arial"/>
                  <w:sz w:val="24"/>
                  <w:szCs w:val="24"/>
                  <w:lang w:eastAsia="zh-TW"/>
                </w:rPr>
                <w:t>JPG</w:t>
              </w:r>
            </w:ins>
            <w:r w:rsidRPr="003606DA">
              <w:rPr>
                <w:rFonts w:ascii="微软雅黑" w:eastAsia="微软雅黑" w:hAnsi="微软雅黑" w:cs="Arial" w:hint="eastAsia"/>
                <w:sz w:val="24"/>
                <w:szCs w:val="24"/>
                <w:lang w:eastAsia="zh-TW"/>
              </w:rPr>
              <w:t xml:space="preserve">, </w:t>
            </w:r>
            <w:del w:id="35" w:author="Jason H S Sit" w:date="2021-01-28T12:27:00Z">
              <w:r w:rsidRPr="003606DA" w:rsidDel="00ED0E10">
                <w:rPr>
                  <w:rFonts w:ascii="微软雅黑" w:eastAsia="微软雅黑" w:hAnsi="微软雅黑" w:cs="Arial" w:hint="eastAsia"/>
                  <w:sz w:val="24"/>
                  <w:szCs w:val="24"/>
                  <w:lang w:eastAsia="zh-TW"/>
                </w:rPr>
                <w:delText>jpeg</w:delText>
              </w:r>
            </w:del>
            <w:ins w:id="36" w:author="Jason H S Sit" w:date="2021-01-28T12:27:00Z">
              <w:r w:rsidR="00ED0E10">
                <w:rPr>
                  <w:rFonts w:ascii="微软雅黑" w:eastAsia="微软雅黑" w:hAnsi="微软雅黑" w:cs="Arial"/>
                  <w:sz w:val="24"/>
                  <w:szCs w:val="24"/>
                  <w:lang w:eastAsia="zh-TW"/>
                </w:rPr>
                <w:t>JPEG</w:t>
              </w:r>
            </w:ins>
            <w:r w:rsidRPr="003606DA">
              <w:rPr>
                <w:rFonts w:ascii="微软雅黑" w:eastAsia="微软雅黑" w:hAnsi="微软雅黑" w:cs="Arial" w:hint="eastAsia"/>
                <w:sz w:val="24"/>
                <w:szCs w:val="24"/>
                <w:lang w:eastAsia="zh-TW"/>
              </w:rPr>
              <w:t xml:space="preserve">, </w:t>
            </w:r>
            <w:del w:id="37" w:author="Jason H S Sit" w:date="2021-01-28T12:27:00Z">
              <w:r w:rsidRPr="003606DA" w:rsidDel="00ED0E10">
                <w:rPr>
                  <w:rFonts w:ascii="微软雅黑" w:eastAsia="微软雅黑" w:hAnsi="微软雅黑" w:cs="Arial" w:hint="eastAsia"/>
                  <w:sz w:val="24"/>
                  <w:szCs w:val="24"/>
                  <w:lang w:eastAsia="zh-TW"/>
                </w:rPr>
                <w:delText>png</w:delText>
              </w:r>
            </w:del>
            <w:ins w:id="38" w:author="Jason H S Sit" w:date="2021-01-28T12:27:00Z">
              <w:r w:rsidR="00ED0E10">
                <w:rPr>
                  <w:rFonts w:ascii="微软雅黑" w:eastAsia="微软雅黑" w:hAnsi="微软雅黑" w:cs="Arial"/>
                  <w:sz w:val="24"/>
                  <w:szCs w:val="24"/>
                  <w:lang w:eastAsia="zh-TW"/>
                </w:rPr>
                <w:t>PNG</w:t>
              </w:r>
            </w:ins>
            <w:r w:rsidRPr="003606DA">
              <w:rPr>
                <w:rFonts w:ascii="微软雅黑" w:eastAsia="微软雅黑" w:hAnsi="微软雅黑" w:cs="Arial" w:hint="eastAsia"/>
                <w:sz w:val="24"/>
                <w:szCs w:val="24"/>
                <w:lang w:eastAsia="zh-TW"/>
              </w:rPr>
              <w:t xml:space="preserve">, </w:t>
            </w:r>
            <w:del w:id="39" w:author="Jason H S Sit" w:date="2021-01-28T12:27:00Z">
              <w:r w:rsidRPr="003606DA" w:rsidDel="00ED0E10">
                <w:rPr>
                  <w:rFonts w:ascii="微软雅黑" w:eastAsia="微软雅黑" w:hAnsi="微软雅黑" w:cs="Arial" w:hint="eastAsia"/>
                  <w:sz w:val="24"/>
                  <w:szCs w:val="24"/>
                  <w:lang w:eastAsia="zh-TW"/>
                </w:rPr>
                <w:delText>tif</w:delText>
              </w:r>
            </w:del>
            <w:ins w:id="40" w:author="Jason H S Sit" w:date="2021-01-28T12:27:00Z">
              <w:r w:rsidR="00ED0E10">
                <w:rPr>
                  <w:rFonts w:ascii="微软雅黑" w:eastAsia="微软雅黑" w:hAnsi="微软雅黑" w:cs="Arial"/>
                  <w:sz w:val="24"/>
                  <w:szCs w:val="24"/>
                  <w:lang w:eastAsia="zh-TW"/>
                </w:rPr>
                <w:t>TIF</w:t>
              </w:r>
            </w:ins>
            <w:r w:rsidRPr="003606DA">
              <w:rPr>
                <w:rFonts w:ascii="微软雅黑" w:eastAsia="微软雅黑" w:hAnsi="微软雅黑" w:cs="Arial" w:hint="eastAsia"/>
                <w:sz w:val="24"/>
                <w:szCs w:val="24"/>
                <w:lang w:eastAsia="zh-TW"/>
              </w:rPr>
              <w:t>或</w:t>
            </w:r>
            <w:del w:id="41" w:author="Jason H S Sit" w:date="2021-01-28T12:27:00Z">
              <w:r w:rsidRPr="003606DA" w:rsidDel="00ED0E10">
                <w:rPr>
                  <w:rFonts w:ascii="微软雅黑" w:eastAsia="微软雅黑" w:hAnsi="微软雅黑" w:cs="Arial" w:hint="eastAsia"/>
                  <w:sz w:val="24"/>
                  <w:szCs w:val="24"/>
                  <w:lang w:eastAsia="zh-TW"/>
                </w:rPr>
                <w:delText>tiff</w:delText>
              </w:r>
            </w:del>
            <w:ins w:id="42" w:author="Jason H S Sit" w:date="2021-01-28T12:27:00Z">
              <w:r w:rsidR="00ED0E10">
                <w:rPr>
                  <w:rFonts w:ascii="微软雅黑" w:eastAsia="微软雅黑" w:hAnsi="微软雅黑" w:cs="Arial"/>
                  <w:sz w:val="24"/>
                  <w:szCs w:val="24"/>
                  <w:lang w:eastAsia="zh-TW"/>
                </w:rPr>
                <w:t>TIFF</w:t>
              </w:r>
            </w:ins>
            <w:r w:rsidR="00BD3B60">
              <w:rPr>
                <w:rFonts w:ascii="PMingLiU" w:eastAsia="PMingLiU" w:hAnsi="PMingLiU" w:cs="Arial" w:hint="eastAsia"/>
                <w:sz w:val="24"/>
                <w:szCs w:val="24"/>
                <w:lang w:eastAsia="zh-HK"/>
              </w:rPr>
              <w:t>。</w:t>
            </w:r>
          </w:p>
          <w:p w14:paraId="4370E3A2" w14:textId="07E2812E" w:rsidR="00902EB1" w:rsidRPr="003606DA" w:rsidRDefault="00910334" w:rsidP="00902EB1">
            <w:pPr>
              <w:pStyle w:val="ListParagraph"/>
              <w:numPr>
                <w:ilvl w:val="0"/>
                <w:numId w:val="1"/>
              </w:numPr>
              <w:rPr>
                <w:rFonts w:ascii="微软雅黑" w:eastAsia="微软雅黑" w:hAnsi="微软雅黑" w:cs="Arial"/>
                <w:sz w:val="24"/>
                <w:szCs w:val="24"/>
              </w:rPr>
            </w:pPr>
            <w:r w:rsidRPr="003606DA">
              <w:rPr>
                <w:rFonts w:ascii="微软雅黑" w:eastAsia="微软雅黑" w:hAnsi="微软雅黑" w:cs="Arial" w:hint="eastAsia"/>
                <w:sz w:val="24"/>
                <w:szCs w:val="24"/>
              </w:rPr>
              <w:t>档案</w:t>
            </w:r>
            <w:r w:rsidR="00902EB1" w:rsidRPr="003606DA">
              <w:rPr>
                <w:rFonts w:ascii="微软雅黑" w:eastAsia="微软雅黑" w:hAnsi="微软雅黑" w:cs="Arial" w:hint="eastAsia"/>
                <w:sz w:val="24"/>
                <w:szCs w:val="24"/>
              </w:rPr>
              <w:t>总大小不能超过10MB</w:t>
            </w:r>
            <w:r w:rsidR="00BD3B60">
              <w:rPr>
                <w:rFonts w:ascii="PMingLiU" w:eastAsia="PMingLiU" w:hAnsi="PMingLiU" w:cs="Arial" w:hint="eastAsia"/>
                <w:sz w:val="24"/>
                <w:szCs w:val="24"/>
                <w:lang w:eastAsia="zh-HK"/>
              </w:rPr>
              <w:t>。</w:t>
            </w:r>
          </w:p>
          <w:p w14:paraId="5CD98DF3" w14:textId="77777777" w:rsidR="003A5EBC" w:rsidRPr="003606DA" w:rsidRDefault="003A5EBC" w:rsidP="00970701">
            <w:pPr>
              <w:pStyle w:val="ListParagraph"/>
              <w:numPr>
                <w:ilvl w:val="0"/>
                <w:numId w:val="1"/>
              </w:numPr>
              <w:rPr>
                <w:rFonts w:ascii="微软雅黑" w:eastAsia="微软雅黑" w:hAnsi="微软雅黑" w:cs="Arial"/>
                <w:sz w:val="24"/>
                <w:szCs w:val="24"/>
              </w:rPr>
            </w:pPr>
            <w:r w:rsidRPr="003606DA">
              <w:rPr>
                <w:rFonts w:ascii="微软雅黑" w:eastAsia="微软雅黑" w:hAnsi="微软雅黑" w:cs="Arial" w:hint="eastAsia"/>
                <w:sz w:val="24"/>
                <w:szCs w:val="24"/>
              </w:rPr>
              <w:t>档案名称只可包含英文、数字或指定之符号包括!@#$%^&amp;()_+=-[]{};',.</w:t>
            </w:r>
          </w:p>
          <w:p w14:paraId="212783CA" w14:textId="77777777" w:rsidR="00B24354" w:rsidRPr="003606DA" w:rsidRDefault="00B24354" w:rsidP="00B24354">
            <w:pPr>
              <w:rPr>
                <w:rFonts w:ascii="微软雅黑" w:eastAsia="微软雅黑" w:hAnsi="微软雅黑" w:cs="Arial"/>
                <w:sz w:val="24"/>
                <w:szCs w:val="24"/>
              </w:rPr>
            </w:pPr>
          </w:p>
          <w:p w14:paraId="03F78E10" w14:textId="77777777" w:rsidR="003B5658" w:rsidRPr="003606DA" w:rsidRDefault="003B5658" w:rsidP="003B5658">
            <w:pPr>
              <w:rPr>
                <w:rFonts w:ascii="微软雅黑" w:eastAsia="微软雅黑" w:hAnsi="微软雅黑" w:cs="Arial"/>
                <w:sz w:val="24"/>
                <w:szCs w:val="24"/>
              </w:rPr>
            </w:pPr>
            <w:r w:rsidRPr="003606DA">
              <w:rPr>
                <w:rFonts w:ascii="微软雅黑" w:eastAsia="微软雅黑" w:hAnsi="微软雅黑" w:cs="Arial" w:hint="eastAsia"/>
                <w:sz w:val="24"/>
                <w:szCs w:val="24"/>
              </w:rPr>
              <w:t>备注：</w:t>
            </w:r>
          </w:p>
          <w:p w14:paraId="4B11BFB2" w14:textId="77777777" w:rsidR="00B24354" w:rsidRPr="003606DA" w:rsidRDefault="00B24354" w:rsidP="00B24354">
            <w:pPr>
              <w:rPr>
                <w:rFonts w:ascii="微软雅黑" w:eastAsia="微软雅黑" w:hAnsi="微软雅黑" w:cs="Arial"/>
                <w:sz w:val="24"/>
                <w:szCs w:val="24"/>
              </w:rPr>
            </w:pPr>
          </w:p>
          <w:p w14:paraId="02F3FF3D" w14:textId="77777777" w:rsidR="00B24354" w:rsidRPr="003606DA" w:rsidRDefault="00B24354" w:rsidP="00B24354">
            <w:pPr>
              <w:rPr>
                <w:rFonts w:ascii="微软雅黑" w:eastAsia="微软雅黑" w:hAnsi="微软雅黑" w:cs="Calibri"/>
                <w:color w:val="000000"/>
              </w:rPr>
            </w:pPr>
          </w:p>
          <w:p w14:paraId="65936607" w14:textId="77777777" w:rsidR="00B24354" w:rsidRPr="003606DA" w:rsidRDefault="00B24354" w:rsidP="00B24354">
            <w:pPr>
              <w:rPr>
                <w:rFonts w:ascii="微软雅黑" w:eastAsia="微软雅黑" w:hAnsi="微软雅黑" w:cs="Arial"/>
                <w:sz w:val="24"/>
                <w:szCs w:val="24"/>
              </w:rPr>
            </w:pPr>
          </w:p>
        </w:tc>
      </w:tr>
      <w:tr w:rsidR="006B0577" w:rsidRPr="00F4756B" w14:paraId="18280861" w14:textId="77777777" w:rsidTr="00032E51">
        <w:trPr>
          <w:trHeight w:val="5530"/>
        </w:trPr>
        <w:tc>
          <w:tcPr>
            <w:tcW w:w="2700" w:type="dxa"/>
          </w:tcPr>
          <w:p w14:paraId="312384ED" w14:textId="77777777" w:rsidR="006B0577" w:rsidRPr="00BB48D7" w:rsidRDefault="00EA6837">
            <w:pPr>
              <w:rPr>
                <w:rFonts w:eastAsia="PMingLiU"/>
                <w:noProof/>
                <w:lang w:eastAsia="zh-TW"/>
              </w:rPr>
            </w:pPr>
            <w:r>
              <w:rPr>
                <w:noProof/>
              </w:rPr>
              <w:lastRenderedPageBreak/>
              <w:t>File name - Document upload</w:t>
            </w:r>
            <w:r w:rsidR="00BB48D7">
              <w:rPr>
                <w:noProof/>
              </w:rPr>
              <w:drawing>
                <wp:inline distT="0" distB="0" distL="0" distR="0" wp14:anchorId="649BE499" wp14:editId="4B9DB220">
                  <wp:extent cx="196977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9770" cy="755015"/>
                          </a:xfrm>
                          <a:prstGeom prst="rect">
                            <a:avLst/>
                          </a:prstGeom>
                        </pic:spPr>
                      </pic:pic>
                    </a:graphicData>
                  </a:graphic>
                </wp:inline>
              </w:drawing>
            </w:r>
          </w:p>
        </w:tc>
        <w:tc>
          <w:tcPr>
            <w:tcW w:w="2880" w:type="dxa"/>
          </w:tcPr>
          <w:p w14:paraId="3AAF4952" w14:textId="77777777" w:rsidR="006B0577" w:rsidRDefault="006B0577" w:rsidP="006B0577">
            <w:pPr>
              <w:rPr>
                <w:rFonts w:ascii="PMingLiU" w:eastAsia="PMingLiU" w:hAnsi="PMingLiU" w:cs="Arial"/>
                <w:sz w:val="24"/>
                <w:szCs w:val="24"/>
                <w:lang w:eastAsia="zh-TW"/>
              </w:rPr>
            </w:pPr>
            <w:r w:rsidRPr="006B0577">
              <w:rPr>
                <w:rFonts w:ascii="PMingLiU" w:eastAsia="PMingLiU" w:hAnsi="PMingLiU" w:cs="Arial" w:hint="eastAsia"/>
                <w:color w:val="FF0000"/>
                <w:sz w:val="24"/>
                <w:szCs w:val="24"/>
                <w:lang w:eastAsia="zh-TW"/>
              </w:rPr>
              <w:t>+</w:t>
            </w:r>
            <w:r w:rsidRPr="006B0577">
              <w:rPr>
                <w:color w:val="FF0000"/>
              </w:rPr>
              <w:t xml:space="preserve"> </w:t>
            </w:r>
            <w:r w:rsidRPr="00AB4C92">
              <w:rPr>
                <w:rFonts w:ascii="PMingLiU" w:eastAsia="PMingLiU" w:hAnsi="PMingLiU" w:cs="Arial"/>
                <w:sz w:val="24"/>
                <w:szCs w:val="24"/>
                <w:lang w:eastAsia="zh-TW"/>
              </w:rPr>
              <w:t>Valid Business Registration Certificate or comparable documents</w:t>
            </w:r>
          </w:p>
          <w:p w14:paraId="719CA4BB" w14:textId="77777777" w:rsidR="006B0577" w:rsidRDefault="006B0577" w:rsidP="006B0577">
            <w:pPr>
              <w:rPr>
                <w:rFonts w:ascii="PMingLiU" w:eastAsia="PMingLiU" w:hAnsi="PMingLiU" w:cs="Arial"/>
                <w:sz w:val="24"/>
                <w:szCs w:val="24"/>
                <w:lang w:eastAsia="zh-TW"/>
              </w:rPr>
            </w:pPr>
            <w:r w:rsidRPr="006B0577">
              <w:rPr>
                <w:rFonts w:ascii="PMingLiU" w:eastAsia="PMingLiU" w:hAnsi="PMingLiU" w:cs="Arial" w:hint="eastAsia"/>
                <w:color w:val="FF0000"/>
                <w:sz w:val="24"/>
                <w:szCs w:val="24"/>
                <w:lang w:eastAsia="zh-TW"/>
              </w:rPr>
              <w:t>+</w:t>
            </w:r>
            <w:r>
              <w:t xml:space="preserve"> </w:t>
            </w:r>
            <w:r w:rsidRPr="00AB4C92">
              <w:rPr>
                <w:rFonts w:ascii="PMingLiU" w:eastAsia="PMingLiU" w:hAnsi="PMingLiU" w:cs="Arial"/>
                <w:sz w:val="24"/>
                <w:szCs w:val="24"/>
                <w:lang w:eastAsia="zh-TW"/>
              </w:rPr>
              <w:t>Certificate of Incorporation or comparable documents</w:t>
            </w:r>
          </w:p>
          <w:p w14:paraId="216880E3" w14:textId="77777777" w:rsidR="006B0577" w:rsidRDefault="006B0577" w:rsidP="006B0577">
            <w:pPr>
              <w:rPr>
                <w:rFonts w:ascii="PMingLiU" w:eastAsia="PMingLiU" w:hAnsi="PMingLiU" w:cs="Arial"/>
                <w:sz w:val="24"/>
                <w:szCs w:val="24"/>
                <w:lang w:eastAsia="zh-TW"/>
              </w:rPr>
            </w:pPr>
            <w:r w:rsidRPr="006B0577">
              <w:rPr>
                <w:rFonts w:ascii="PMingLiU" w:eastAsia="PMingLiU" w:hAnsi="PMingLiU" w:cs="Arial" w:hint="eastAsia"/>
                <w:color w:val="FF0000"/>
                <w:sz w:val="24"/>
                <w:szCs w:val="24"/>
                <w:lang w:eastAsia="zh-TW"/>
              </w:rPr>
              <w:t>+</w:t>
            </w:r>
            <w:r>
              <w:t xml:space="preserve"> </w:t>
            </w:r>
            <w:r w:rsidRPr="006B0577">
              <w:rPr>
                <w:rFonts w:ascii="PMingLiU" w:eastAsia="PMingLiU" w:hAnsi="PMingLiU" w:cs="Arial"/>
                <w:sz w:val="24"/>
                <w:szCs w:val="24"/>
                <w:lang w:eastAsia="zh-TW"/>
              </w:rPr>
              <w:t>Article of Associations or comparable documents</w:t>
            </w:r>
            <w:r>
              <w:rPr>
                <w:rFonts w:ascii="PMingLiU" w:eastAsia="PMingLiU" w:hAnsi="PMingLiU" w:cs="Arial"/>
                <w:sz w:val="24"/>
                <w:szCs w:val="24"/>
                <w:lang w:eastAsia="zh-TW"/>
              </w:rPr>
              <w:br/>
            </w:r>
            <w:r w:rsidRPr="006B0577">
              <w:rPr>
                <w:rFonts w:ascii="PMingLiU" w:eastAsia="PMingLiU" w:hAnsi="PMingLiU" w:cs="Arial"/>
                <w:color w:val="FF0000"/>
                <w:sz w:val="24"/>
                <w:szCs w:val="24"/>
                <w:lang w:eastAsia="zh-TW"/>
              </w:rPr>
              <w:t>+</w:t>
            </w:r>
            <w:r w:rsidRPr="006B0577">
              <w:rPr>
                <w:color w:val="FF0000"/>
              </w:rPr>
              <w:t xml:space="preserve"> </w:t>
            </w:r>
            <w:r w:rsidRPr="006B0577">
              <w:rPr>
                <w:rFonts w:ascii="PMingLiU" w:eastAsia="PMingLiU" w:hAnsi="PMingLiU" w:cs="Arial"/>
                <w:sz w:val="24"/>
                <w:szCs w:val="24"/>
                <w:lang w:eastAsia="zh-TW"/>
              </w:rPr>
              <w:t>Ownership structure chart</w:t>
            </w:r>
          </w:p>
          <w:p w14:paraId="41254E1F" w14:textId="77777777" w:rsidR="006B0577" w:rsidRDefault="006B0577" w:rsidP="00A870E8">
            <w:pPr>
              <w:rPr>
                <w:rFonts w:ascii="Arial" w:hAnsi="Arial" w:cs="Arial"/>
                <w:sz w:val="24"/>
                <w:szCs w:val="24"/>
              </w:rPr>
            </w:pPr>
            <w:r w:rsidRPr="006B0577">
              <w:rPr>
                <w:rFonts w:ascii="PMingLiU" w:eastAsia="PMingLiU" w:hAnsi="PMingLiU" w:cs="Arial"/>
                <w:color w:val="FF0000"/>
                <w:sz w:val="24"/>
                <w:szCs w:val="24"/>
                <w:lang w:eastAsia="zh-TW"/>
              </w:rPr>
              <w:t>+</w:t>
            </w:r>
            <w:r w:rsidRPr="006B0577">
              <w:rPr>
                <w:rFonts w:ascii="PMingLiU" w:eastAsia="PMingLiU" w:hAnsi="PMingLiU" w:cs="Arial"/>
                <w:sz w:val="24"/>
                <w:szCs w:val="24"/>
                <w:lang w:eastAsia="zh-TW"/>
              </w:rPr>
              <w:t xml:space="preserve">Business </w:t>
            </w:r>
            <w:r w:rsidR="00A870E8">
              <w:rPr>
                <w:rFonts w:ascii="PMingLiU" w:eastAsia="PMingLiU" w:hAnsi="PMingLiU" w:cs="Arial"/>
                <w:sz w:val="24"/>
                <w:szCs w:val="24"/>
                <w:lang w:eastAsia="zh-TW"/>
              </w:rPr>
              <w:t>p</w:t>
            </w:r>
            <w:r w:rsidRPr="006B0577">
              <w:rPr>
                <w:rFonts w:ascii="PMingLiU" w:eastAsia="PMingLiU" w:hAnsi="PMingLiU" w:cs="Arial"/>
                <w:sz w:val="24"/>
                <w:szCs w:val="24"/>
                <w:lang w:eastAsia="zh-TW"/>
              </w:rPr>
              <w:t>roof (e.g. business plan, confirmed orders, sales contracts, invoice)</w:t>
            </w:r>
          </w:p>
        </w:tc>
        <w:tc>
          <w:tcPr>
            <w:tcW w:w="2790" w:type="dxa"/>
          </w:tcPr>
          <w:p w14:paraId="4F32C3F1" w14:textId="77777777" w:rsidR="006B0577" w:rsidRPr="003606DA" w:rsidRDefault="006B0577" w:rsidP="006B0577">
            <w:pPr>
              <w:rPr>
                <w:rFonts w:ascii="微软雅黑" w:eastAsia="微软雅黑" w:hAnsi="微软雅黑" w:cs="Arial"/>
                <w:sz w:val="24"/>
                <w:szCs w:val="24"/>
                <w:lang w:eastAsia="zh-TW"/>
              </w:rPr>
            </w:pPr>
            <w:r w:rsidRPr="003606DA">
              <w:rPr>
                <w:rFonts w:ascii="微软雅黑" w:eastAsia="微软雅黑" w:hAnsi="微软雅黑" w:cs="Arial" w:hint="eastAsia"/>
                <w:color w:val="FF0000"/>
                <w:sz w:val="24"/>
                <w:szCs w:val="24"/>
                <w:lang w:eastAsia="zh-TW"/>
              </w:rPr>
              <w:t>+</w:t>
            </w:r>
            <w:r w:rsidRPr="003606DA">
              <w:rPr>
                <w:rFonts w:ascii="微软雅黑" w:eastAsia="微软雅黑" w:hAnsi="微软雅黑" w:cs="Arial" w:hint="eastAsia"/>
                <w:sz w:val="24"/>
                <w:szCs w:val="24"/>
                <w:lang w:eastAsia="zh-TW"/>
              </w:rPr>
              <w:t>有效的商業登記證或相應文件</w:t>
            </w:r>
          </w:p>
          <w:p w14:paraId="6993D5BB" w14:textId="77777777" w:rsidR="006B0577" w:rsidRPr="003606DA" w:rsidRDefault="006B0577" w:rsidP="006B0577">
            <w:pPr>
              <w:rPr>
                <w:rFonts w:ascii="微软雅黑" w:eastAsia="微软雅黑" w:hAnsi="微软雅黑" w:cs="Arial"/>
                <w:sz w:val="24"/>
                <w:szCs w:val="24"/>
                <w:lang w:eastAsia="zh-TW"/>
              </w:rPr>
            </w:pPr>
            <w:r w:rsidRPr="003606DA">
              <w:rPr>
                <w:rFonts w:ascii="微软雅黑" w:eastAsia="微软雅黑" w:hAnsi="微软雅黑" w:cs="Arial" w:hint="eastAsia"/>
                <w:color w:val="FF0000"/>
                <w:sz w:val="24"/>
                <w:szCs w:val="24"/>
                <w:lang w:eastAsia="zh-TW"/>
              </w:rPr>
              <w:t>+</w:t>
            </w:r>
            <w:r w:rsidRPr="003606DA">
              <w:rPr>
                <w:rFonts w:ascii="微软雅黑" w:eastAsia="微软雅黑" w:hAnsi="微软雅黑" w:cs="Arial" w:hint="eastAsia"/>
                <w:sz w:val="24"/>
                <w:szCs w:val="24"/>
                <w:lang w:eastAsia="zh-TW"/>
              </w:rPr>
              <w:t>公司註冊證書或相應文件</w:t>
            </w:r>
          </w:p>
          <w:p w14:paraId="677B5753" w14:textId="77777777" w:rsidR="006B0577" w:rsidRPr="003606DA" w:rsidRDefault="006B0577" w:rsidP="006B0577">
            <w:pPr>
              <w:rPr>
                <w:rFonts w:ascii="微软雅黑" w:eastAsia="微软雅黑" w:hAnsi="微软雅黑" w:cs="Arial"/>
                <w:sz w:val="24"/>
                <w:szCs w:val="24"/>
                <w:lang w:eastAsia="zh-TW"/>
              </w:rPr>
            </w:pPr>
            <w:r w:rsidRPr="003606DA">
              <w:rPr>
                <w:rFonts w:ascii="微软雅黑" w:eastAsia="微软雅黑" w:hAnsi="微软雅黑" w:cs="Arial" w:hint="eastAsia"/>
                <w:color w:val="FF0000"/>
                <w:sz w:val="24"/>
                <w:szCs w:val="24"/>
                <w:lang w:eastAsia="zh-TW"/>
              </w:rPr>
              <w:t>+</w:t>
            </w:r>
            <w:r w:rsidRPr="003606DA">
              <w:rPr>
                <w:rFonts w:ascii="微软雅黑" w:eastAsia="微软雅黑" w:hAnsi="微软雅黑" w:cs="Arial" w:hint="eastAsia"/>
                <w:sz w:val="24"/>
                <w:szCs w:val="24"/>
                <w:lang w:eastAsia="zh-TW"/>
              </w:rPr>
              <w:t>公司章程細則或相應文件</w:t>
            </w:r>
          </w:p>
          <w:p w14:paraId="01D1F6AE" w14:textId="77777777" w:rsidR="006B0577" w:rsidRPr="003606DA" w:rsidRDefault="006B0577" w:rsidP="006B0577">
            <w:pPr>
              <w:rPr>
                <w:rFonts w:ascii="微软雅黑" w:eastAsia="微软雅黑" w:hAnsi="微软雅黑" w:cs="Arial"/>
                <w:sz w:val="24"/>
                <w:szCs w:val="24"/>
                <w:lang w:eastAsia="zh-TW"/>
              </w:rPr>
            </w:pPr>
            <w:r w:rsidRPr="003606DA">
              <w:rPr>
                <w:rFonts w:ascii="微软雅黑" w:eastAsia="微软雅黑" w:hAnsi="微软雅黑" w:cs="Arial" w:hint="eastAsia"/>
                <w:color w:val="FF0000"/>
                <w:sz w:val="24"/>
                <w:szCs w:val="24"/>
                <w:lang w:eastAsia="zh-TW"/>
              </w:rPr>
              <w:t>+</w:t>
            </w:r>
            <w:r w:rsidRPr="003606DA">
              <w:rPr>
                <w:rFonts w:ascii="微软雅黑" w:eastAsia="微软雅黑" w:hAnsi="微软雅黑" w:cs="Arial" w:hint="eastAsia"/>
                <w:sz w:val="24"/>
                <w:szCs w:val="24"/>
                <w:lang w:eastAsia="zh-TW"/>
              </w:rPr>
              <w:t>股權架構圖</w:t>
            </w:r>
          </w:p>
          <w:p w14:paraId="6EF1176C" w14:textId="77777777" w:rsidR="006B0577" w:rsidRPr="003606DA" w:rsidRDefault="006B0577" w:rsidP="00A870E8">
            <w:pPr>
              <w:rPr>
                <w:rFonts w:ascii="微软雅黑" w:eastAsia="微软雅黑" w:hAnsi="微软雅黑" w:cs="Arial"/>
                <w:sz w:val="24"/>
                <w:szCs w:val="24"/>
                <w:lang w:eastAsia="zh-TW"/>
              </w:rPr>
            </w:pPr>
            <w:r w:rsidRPr="003606DA">
              <w:rPr>
                <w:rFonts w:ascii="微软雅黑" w:eastAsia="微软雅黑" w:hAnsi="微软雅黑" w:cs="Arial" w:hint="eastAsia"/>
                <w:color w:val="FF0000"/>
                <w:sz w:val="24"/>
                <w:szCs w:val="24"/>
                <w:lang w:eastAsia="zh-TW"/>
              </w:rPr>
              <w:t>+</w:t>
            </w:r>
            <w:r w:rsidRPr="003606DA">
              <w:rPr>
                <w:rFonts w:ascii="微软雅黑" w:eastAsia="微软雅黑" w:hAnsi="微软雅黑" w:cs="Arial" w:hint="eastAsia"/>
                <w:sz w:val="24"/>
                <w:szCs w:val="24"/>
                <w:lang w:eastAsia="zh-TW"/>
              </w:rPr>
              <w:t>業</w:t>
            </w:r>
            <w:r w:rsidR="00A870E8" w:rsidRPr="003606DA">
              <w:rPr>
                <w:rFonts w:ascii="微软雅黑" w:eastAsia="微软雅黑" w:hAnsi="微软雅黑" w:cs="Arial" w:hint="eastAsia"/>
                <w:sz w:val="24"/>
                <w:szCs w:val="24"/>
                <w:lang w:eastAsia="zh-TW"/>
              </w:rPr>
              <w:t>務</w:t>
            </w:r>
            <w:r w:rsidRPr="003606DA">
              <w:rPr>
                <w:rFonts w:ascii="微软雅黑" w:eastAsia="微软雅黑" w:hAnsi="微软雅黑" w:cs="Arial" w:hint="eastAsia"/>
                <w:sz w:val="24"/>
                <w:szCs w:val="24"/>
                <w:lang w:eastAsia="zh-TW"/>
              </w:rPr>
              <w:t>證明（業務計劃、已確認訂單、銷售合同、貨品發票等）</w:t>
            </w:r>
          </w:p>
        </w:tc>
        <w:tc>
          <w:tcPr>
            <w:tcW w:w="2860" w:type="dxa"/>
          </w:tcPr>
          <w:p w14:paraId="321C7C81" w14:textId="77777777" w:rsidR="006B0577" w:rsidRPr="003606DA" w:rsidRDefault="006B0577" w:rsidP="006B0577">
            <w:pPr>
              <w:rPr>
                <w:rFonts w:ascii="微软雅黑" w:eastAsia="微软雅黑" w:hAnsi="微软雅黑" w:cs="Arial"/>
                <w:sz w:val="24"/>
                <w:szCs w:val="24"/>
              </w:rPr>
            </w:pPr>
            <w:r w:rsidRPr="003606DA">
              <w:rPr>
                <w:rFonts w:ascii="微软雅黑" w:eastAsia="微软雅黑" w:hAnsi="微软雅黑" w:cs="Arial" w:hint="eastAsia"/>
                <w:color w:val="FF0000"/>
                <w:sz w:val="24"/>
                <w:szCs w:val="24"/>
              </w:rPr>
              <w:t>+</w:t>
            </w:r>
            <w:r w:rsidRPr="003606DA">
              <w:rPr>
                <w:rFonts w:ascii="微软雅黑" w:eastAsia="微软雅黑" w:hAnsi="微软雅黑" w:cs="Arial" w:hint="eastAsia"/>
                <w:sz w:val="24"/>
                <w:szCs w:val="24"/>
              </w:rPr>
              <w:t>有效的商业登记证或相应文件</w:t>
            </w:r>
          </w:p>
          <w:p w14:paraId="09E12B6C" w14:textId="77777777" w:rsidR="006B0577" w:rsidRPr="003606DA" w:rsidRDefault="006B0577" w:rsidP="006B0577">
            <w:pPr>
              <w:rPr>
                <w:rFonts w:ascii="微软雅黑" w:eastAsia="微软雅黑" w:hAnsi="微软雅黑" w:cs="Arial"/>
                <w:sz w:val="24"/>
                <w:szCs w:val="24"/>
              </w:rPr>
            </w:pPr>
            <w:r w:rsidRPr="003606DA">
              <w:rPr>
                <w:rFonts w:ascii="微软雅黑" w:eastAsia="微软雅黑" w:hAnsi="微软雅黑" w:cs="Arial" w:hint="eastAsia"/>
                <w:color w:val="FF0000"/>
                <w:sz w:val="24"/>
                <w:szCs w:val="24"/>
              </w:rPr>
              <w:t>+</w:t>
            </w:r>
            <w:r w:rsidRPr="003606DA">
              <w:rPr>
                <w:rFonts w:ascii="微软雅黑" w:eastAsia="微软雅黑" w:hAnsi="微软雅黑" w:cs="Arial" w:hint="eastAsia"/>
                <w:sz w:val="24"/>
                <w:szCs w:val="24"/>
              </w:rPr>
              <w:t>公司注册证书或相应文件</w:t>
            </w:r>
          </w:p>
          <w:p w14:paraId="1E4B7773" w14:textId="77777777" w:rsidR="006B0577" w:rsidRPr="003606DA" w:rsidRDefault="006B0577" w:rsidP="006B0577">
            <w:pPr>
              <w:rPr>
                <w:rFonts w:ascii="微软雅黑" w:eastAsia="微软雅黑" w:hAnsi="微软雅黑" w:cs="Arial"/>
                <w:sz w:val="24"/>
                <w:szCs w:val="24"/>
              </w:rPr>
            </w:pPr>
            <w:r w:rsidRPr="003606DA">
              <w:rPr>
                <w:rFonts w:ascii="微软雅黑" w:eastAsia="微软雅黑" w:hAnsi="微软雅黑" w:cs="Arial" w:hint="eastAsia"/>
                <w:color w:val="FF0000"/>
                <w:sz w:val="24"/>
                <w:szCs w:val="24"/>
              </w:rPr>
              <w:t>+</w:t>
            </w:r>
            <w:r w:rsidRPr="003606DA">
              <w:rPr>
                <w:rFonts w:ascii="微软雅黑" w:eastAsia="微软雅黑" w:hAnsi="微软雅黑" w:cs="Arial" w:hint="eastAsia"/>
                <w:sz w:val="24"/>
                <w:szCs w:val="24"/>
              </w:rPr>
              <w:t>公司章程细则或相应文件</w:t>
            </w:r>
          </w:p>
          <w:p w14:paraId="50322682" w14:textId="77777777" w:rsidR="006B0577" w:rsidRPr="003606DA" w:rsidRDefault="006B0577" w:rsidP="006B0577">
            <w:pPr>
              <w:rPr>
                <w:rFonts w:ascii="微软雅黑" w:eastAsia="微软雅黑" w:hAnsi="微软雅黑" w:cs="Arial"/>
                <w:sz w:val="24"/>
                <w:szCs w:val="24"/>
              </w:rPr>
            </w:pPr>
            <w:r w:rsidRPr="003606DA">
              <w:rPr>
                <w:rFonts w:ascii="微软雅黑" w:eastAsia="微软雅黑" w:hAnsi="微软雅黑" w:cs="Arial" w:hint="eastAsia"/>
                <w:color w:val="FF0000"/>
                <w:sz w:val="24"/>
                <w:szCs w:val="24"/>
              </w:rPr>
              <w:t>+</w:t>
            </w:r>
            <w:r w:rsidRPr="003606DA">
              <w:rPr>
                <w:rFonts w:ascii="微软雅黑" w:eastAsia="微软雅黑" w:hAnsi="微软雅黑" w:cs="Arial" w:hint="eastAsia"/>
                <w:sz w:val="24"/>
                <w:szCs w:val="24"/>
              </w:rPr>
              <w:t>股权架构图</w:t>
            </w:r>
          </w:p>
          <w:p w14:paraId="2EFC17C1" w14:textId="77777777" w:rsidR="006B0577" w:rsidRPr="003606DA" w:rsidRDefault="006B0577" w:rsidP="00A870E8">
            <w:pPr>
              <w:rPr>
                <w:rFonts w:ascii="微软雅黑" w:eastAsia="微软雅黑" w:hAnsi="微软雅黑" w:cs="Arial"/>
                <w:sz w:val="24"/>
                <w:szCs w:val="24"/>
              </w:rPr>
            </w:pPr>
            <w:r w:rsidRPr="003606DA">
              <w:rPr>
                <w:rFonts w:ascii="微软雅黑" w:eastAsia="微软雅黑" w:hAnsi="微软雅黑" w:cs="Arial" w:hint="eastAsia"/>
                <w:color w:val="FF0000"/>
                <w:sz w:val="24"/>
                <w:szCs w:val="24"/>
              </w:rPr>
              <w:t>+</w:t>
            </w:r>
            <w:r w:rsidRPr="003606DA">
              <w:rPr>
                <w:rFonts w:ascii="微软雅黑" w:eastAsia="微软雅黑" w:hAnsi="微软雅黑" w:cs="Arial" w:hint="eastAsia"/>
                <w:sz w:val="24"/>
                <w:szCs w:val="24"/>
              </w:rPr>
              <w:t>业</w:t>
            </w:r>
            <w:r w:rsidR="00A870E8" w:rsidRPr="003606DA">
              <w:rPr>
                <w:rFonts w:ascii="微软雅黑" w:eastAsia="微软雅黑" w:hAnsi="微软雅黑" w:cs="Arial" w:hint="eastAsia"/>
                <w:sz w:val="24"/>
                <w:szCs w:val="24"/>
              </w:rPr>
              <w:t>务</w:t>
            </w:r>
            <w:r w:rsidRPr="003606DA">
              <w:rPr>
                <w:rFonts w:ascii="微软雅黑" w:eastAsia="微软雅黑" w:hAnsi="微软雅黑" w:cs="Arial" w:hint="eastAsia"/>
                <w:sz w:val="24"/>
                <w:szCs w:val="24"/>
              </w:rPr>
              <w:t>证明（业务计划、已确认订单、销售合同、货品发票等）</w:t>
            </w:r>
          </w:p>
        </w:tc>
      </w:tr>
      <w:tr w:rsidR="00570FA6" w:rsidRPr="00F4756B" w14:paraId="5812B157" w14:textId="77777777" w:rsidTr="00032E51">
        <w:trPr>
          <w:trHeight w:val="11844"/>
        </w:trPr>
        <w:tc>
          <w:tcPr>
            <w:tcW w:w="2700" w:type="dxa"/>
          </w:tcPr>
          <w:p w14:paraId="52D62CBB" w14:textId="77777777" w:rsidR="007A19F7" w:rsidRDefault="00EA6837" w:rsidP="0037090D">
            <w:pPr>
              <w:rPr>
                <w:noProof/>
              </w:rPr>
            </w:pPr>
            <w:r>
              <w:rPr>
                <w:rFonts w:ascii="Arial" w:hAnsi="Arial" w:cs="Arial"/>
                <w:sz w:val="24"/>
                <w:szCs w:val="24"/>
              </w:rPr>
              <w:lastRenderedPageBreak/>
              <w:t>Notes, remarks, T&amp;C</w:t>
            </w:r>
            <w:r w:rsidR="007A19F7">
              <w:rPr>
                <w:noProof/>
              </w:rPr>
              <w:t xml:space="preserve"> </w:t>
            </w:r>
          </w:p>
          <w:p w14:paraId="7D7EE450" w14:textId="77777777" w:rsidR="0037090D" w:rsidRPr="00F4756B" w:rsidRDefault="007A19F7" w:rsidP="0037090D">
            <w:pPr>
              <w:rPr>
                <w:rFonts w:ascii="Arial" w:hAnsi="Arial" w:cs="Arial"/>
                <w:sz w:val="24"/>
                <w:szCs w:val="24"/>
              </w:rPr>
            </w:pPr>
            <w:r>
              <w:rPr>
                <w:noProof/>
              </w:rPr>
              <w:drawing>
                <wp:inline distT="0" distB="0" distL="0" distR="0" wp14:anchorId="7BC748B8" wp14:editId="273DA58B">
                  <wp:extent cx="1969770" cy="6845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9770" cy="684530"/>
                          </a:xfrm>
                          <a:prstGeom prst="rect">
                            <a:avLst/>
                          </a:prstGeom>
                        </pic:spPr>
                      </pic:pic>
                    </a:graphicData>
                  </a:graphic>
                </wp:inline>
              </w:drawing>
            </w:r>
          </w:p>
        </w:tc>
        <w:tc>
          <w:tcPr>
            <w:tcW w:w="2880" w:type="dxa"/>
          </w:tcPr>
          <w:p w14:paraId="0809BDDD" w14:textId="77777777" w:rsidR="0037090D" w:rsidRPr="0037090D" w:rsidRDefault="0037090D" w:rsidP="0037090D">
            <w:pPr>
              <w:rPr>
                <w:rFonts w:ascii="Arial" w:hAnsi="Arial" w:cs="Arial"/>
                <w:sz w:val="24"/>
                <w:szCs w:val="24"/>
              </w:rPr>
            </w:pPr>
            <w:r w:rsidRPr="0037090D">
              <w:rPr>
                <w:rFonts w:ascii="Arial" w:hAnsi="Arial" w:cs="Arial"/>
                <w:sz w:val="24"/>
                <w:szCs w:val="24"/>
              </w:rPr>
              <w:t>Important Note:</w:t>
            </w:r>
          </w:p>
          <w:p w14:paraId="78C570DE" w14:textId="77777777" w:rsidR="0037090D" w:rsidRDefault="0037090D" w:rsidP="0037090D">
            <w:pPr>
              <w:rPr>
                <w:rFonts w:ascii="Arial" w:hAnsi="Arial" w:cs="Arial"/>
                <w:sz w:val="24"/>
                <w:szCs w:val="24"/>
              </w:rPr>
            </w:pPr>
            <w:r w:rsidRPr="0037090D">
              <w:rPr>
                <w:rFonts w:ascii="Arial" w:hAnsi="Arial" w:cs="Arial"/>
                <w:sz w:val="24"/>
                <w:szCs w:val="24"/>
              </w:rPr>
              <w:t xml:space="preserve">Submission of this appointment form shall not be regarded as an application for Business Account </w:t>
            </w:r>
            <w:r w:rsidR="005B0CC4">
              <w:rPr>
                <w:rFonts w:ascii="Arial" w:hAnsi="Arial" w:cs="Arial"/>
                <w:sz w:val="24"/>
                <w:szCs w:val="24"/>
              </w:rPr>
              <w:t xml:space="preserve"> Opening</w:t>
            </w:r>
            <w:r w:rsidRPr="0037090D">
              <w:rPr>
                <w:rFonts w:ascii="Arial" w:hAnsi="Arial" w:cs="Arial"/>
                <w:sz w:val="24"/>
                <w:szCs w:val="24"/>
              </w:rPr>
              <w:t>.</w:t>
            </w:r>
          </w:p>
          <w:p w14:paraId="4987ED95" w14:textId="77777777" w:rsidR="0037090D" w:rsidRDefault="0037090D" w:rsidP="0037090D">
            <w:pPr>
              <w:rPr>
                <w:rFonts w:ascii="Arial" w:hAnsi="Arial" w:cs="Arial"/>
                <w:sz w:val="24"/>
                <w:szCs w:val="24"/>
              </w:rPr>
            </w:pPr>
          </w:p>
          <w:p w14:paraId="7EB24D8F" w14:textId="77777777" w:rsidR="0037090D" w:rsidRPr="0037090D" w:rsidRDefault="0037090D" w:rsidP="0037090D">
            <w:pPr>
              <w:rPr>
                <w:rFonts w:ascii="Arial" w:hAnsi="Arial" w:cs="Arial"/>
                <w:sz w:val="24"/>
                <w:szCs w:val="24"/>
              </w:rPr>
            </w:pPr>
            <w:r w:rsidRPr="0037090D">
              <w:rPr>
                <w:rFonts w:ascii="Arial" w:hAnsi="Arial" w:cs="Arial"/>
                <w:sz w:val="24"/>
                <w:szCs w:val="24"/>
              </w:rPr>
              <w:t>Remark</w:t>
            </w:r>
            <w:r>
              <w:rPr>
                <w:rFonts w:ascii="Arial" w:hAnsi="Arial" w:cs="Arial"/>
                <w:sz w:val="24"/>
                <w:szCs w:val="24"/>
              </w:rPr>
              <w:t>:</w:t>
            </w:r>
          </w:p>
          <w:p w14:paraId="19565E63" w14:textId="77777777" w:rsidR="0037090D" w:rsidRDefault="0037090D" w:rsidP="0037090D">
            <w:pPr>
              <w:rPr>
                <w:rFonts w:ascii="Arial" w:hAnsi="Arial" w:cs="Arial"/>
                <w:sz w:val="24"/>
                <w:szCs w:val="24"/>
              </w:rPr>
            </w:pPr>
            <w:r w:rsidRPr="0037090D">
              <w:rPr>
                <w:rFonts w:ascii="Arial" w:hAnsi="Arial" w:cs="Arial"/>
                <w:sz w:val="24"/>
                <w:szCs w:val="24"/>
              </w:rPr>
              <w:t>An acknowledgement email will be sent to this email address upon submission</w:t>
            </w:r>
            <w:r>
              <w:rPr>
                <w:rFonts w:ascii="Arial" w:hAnsi="Arial" w:cs="Arial"/>
                <w:sz w:val="24"/>
                <w:szCs w:val="24"/>
              </w:rPr>
              <w:t>.</w:t>
            </w:r>
          </w:p>
          <w:p w14:paraId="216FC41F" w14:textId="77777777" w:rsidR="00856C49" w:rsidRDefault="00856C49" w:rsidP="0037090D">
            <w:pPr>
              <w:rPr>
                <w:rFonts w:ascii="Arial" w:hAnsi="Arial" w:cs="Arial"/>
                <w:sz w:val="24"/>
                <w:szCs w:val="24"/>
              </w:rPr>
            </w:pPr>
          </w:p>
          <w:p w14:paraId="57C3B007" w14:textId="0B089C26" w:rsidR="00856C49" w:rsidRDefault="00856C49" w:rsidP="0037090D">
            <w:pPr>
              <w:rPr>
                <w:rFonts w:ascii="Arial" w:hAnsi="Arial" w:cs="Arial"/>
                <w:sz w:val="24"/>
                <w:szCs w:val="24"/>
              </w:rPr>
            </w:pPr>
            <w:r w:rsidRPr="00856C49">
              <w:rPr>
                <w:rFonts w:ascii="Arial" w:hAnsi="Arial" w:cs="Arial"/>
                <w:sz w:val="24"/>
                <w:szCs w:val="24"/>
              </w:rPr>
              <w:t xml:space="preserve">By submitting this form, I/we confirm that I/we have read, understood and agreed to the </w:t>
            </w:r>
            <w:r w:rsidRPr="00856C49">
              <w:rPr>
                <w:rFonts w:ascii="Arial" w:hAnsi="Arial" w:cs="Arial"/>
                <w:color w:val="0070C0"/>
                <w:sz w:val="24"/>
                <w:szCs w:val="24"/>
              </w:rPr>
              <w:t>Privacy P</w:t>
            </w:r>
            <w:r>
              <w:rPr>
                <w:rFonts w:ascii="Arial" w:hAnsi="Arial" w:cs="Arial"/>
                <w:color w:val="0070C0"/>
                <w:sz w:val="24"/>
                <w:szCs w:val="24"/>
              </w:rPr>
              <w:t xml:space="preserve">olicy Statement </w:t>
            </w:r>
            <w:r w:rsidR="004622C7" w:rsidRPr="003737C4">
              <w:rPr>
                <w:rFonts w:ascii="Arial" w:hAnsi="Arial" w:cs="Arial"/>
                <w:sz w:val="24"/>
                <w:szCs w:val="24"/>
              </w:rPr>
              <w:t xml:space="preserve">and </w:t>
            </w:r>
            <w:r w:rsidR="004622C7" w:rsidRPr="004622C7">
              <w:rPr>
                <w:rFonts w:ascii="Arial" w:hAnsi="Arial" w:cs="Arial"/>
                <w:color w:val="0070C0"/>
                <w:sz w:val="24"/>
                <w:szCs w:val="24"/>
              </w:rPr>
              <w:t xml:space="preserve">Personal Information Collection Statement </w:t>
            </w:r>
            <w:r w:rsidRPr="00856C49">
              <w:rPr>
                <w:rFonts w:ascii="Arial" w:hAnsi="Arial" w:cs="Arial"/>
                <w:sz w:val="24"/>
                <w:szCs w:val="24"/>
              </w:rPr>
              <w:t xml:space="preserve">and confirm that I/we have obtained the consent from the above relevant individuals for the Bank to use </w:t>
            </w:r>
            <w:r w:rsidR="00A870E8">
              <w:rPr>
                <w:rFonts w:ascii="Arial" w:hAnsi="Arial" w:cs="Arial"/>
                <w:sz w:val="24"/>
                <w:szCs w:val="24"/>
              </w:rPr>
              <w:t>their</w:t>
            </w:r>
            <w:r w:rsidRPr="00856C49">
              <w:rPr>
                <w:rFonts w:ascii="Arial" w:hAnsi="Arial" w:cs="Arial"/>
                <w:sz w:val="24"/>
                <w:szCs w:val="24"/>
              </w:rPr>
              <w:t xml:space="preserve"> personal data for the purpose of follow</w:t>
            </w:r>
            <w:r w:rsidR="00A870E8">
              <w:rPr>
                <w:rFonts w:ascii="Arial" w:hAnsi="Arial" w:cs="Arial"/>
                <w:sz w:val="24"/>
                <w:szCs w:val="24"/>
              </w:rPr>
              <w:t>ing</w:t>
            </w:r>
            <w:r w:rsidRPr="00856C49">
              <w:rPr>
                <w:rFonts w:ascii="Arial" w:hAnsi="Arial" w:cs="Arial"/>
                <w:sz w:val="24"/>
                <w:szCs w:val="24"/>
              </w:rPr>
              <w:t xml:space="preserve"> up my/our appointment </w:t>
            </w:r>
            <w:r w:rsidR="00313C63">
              <w:rPr>
                <w:rFonts w:ascii="Arial" w:hAnsi="Arial" w:cs="Arial"/>
                <w:sz w:val="24"/>
                <w:szCs w:val="24"/>
              </w:rPr>
              <w:t>request</w:t>
            </w:r>
            <w:r w:rsidRPr="00856C49">
              <w:rPr>
                <w:rFonts w:ascii="Arial" w:hAnsi="Arial" w:cs="Arial"/>
                <w:sz w:val="24"/>
                <w:szCs w:val="24"/>
              </w:rPr>
              <w:t>.</w:t>
            </w:r>
          </w:p>
          <w:p w14:paraId="0944E36C" w14:textId="77777777" w:rsidR="00113B5F" w:rsidRDefault="00113B5F" w:rsidP="0037090D">
            <w:pPr>
              <w:rPr>
                <w:rFonts w:ascii="Arial" w:hAnsi="Arial" w:cs="Arial"/>
                <w:sz w:val="24"/>
                <w:szCs w:val="24"/>
              </w:rPr>
            </w:pPr>
          </w:p>
          <w:p w14:paraId="32D568C6" w14:textId="77777777" w:rsidR="00113B5F" w:rsidRDefault="00113B5F" w:rsidP="0037090D">
            <w:pPr>
              <w:rPr>
                <w:rFonts w:ascii="Arial" w:hAnsi="Arial" w:cs="Arial"/>
                <w:sz w:val="24"/>
                <w:szCs w:val="24"/>
              </w:rPr>
            </w:pPr>
            <w:r w:rsidRPr="00113B5F">
              <w:rPr>
                <w:rFonts w:ascii="Arial" w:hAnsi="Arial" w:cs="Arial"/>
                <w:sz w:val="24"/>
                <w:szCs w:val="24"/>
              </w:rPr>
              <w:t>Verification Code</w:t>
            </w:r>
          </w:p>
          <w:p w14:paraId="402132CB" w14:textId="77777777" w:rsidR="00113B5F" w:rsidRDefault="00113B5F" w:rsidP="0037090D">
            <w:pPr>
              <w:rPr>
                <w:rFonts w:ascii="Arial" w:hAnsi="Arial" w:cs="Arial"/>
                <w:sz w:val="24"/>
                <w:szCs w:val="24"/>
              </w:rPr>
            </w:pPr>
          </w:p>
          <w:p w14:paraId="54A67ECB" w14:textId="77777777" w:rsidR="00113B5F" w:rsidRDefault="00113B5F" w:rsidP="0037090D">
            <w:pPr>
              <w:rPr>
                <w:rFonts w:ascii="Arial" w:hAnsi="Arial" w:cs="Arial"/>
                <w:sz w:val="24"/>
                <w:szCs w:val="24"/>
              </w:rPr>
            </w:pPr>
          </w:p>
          <w:p w14:paraId="125B24EA" w14:textId="77777777" w:rsidR="00113B5F" w:rsidRDefault="00113B5F" w:rsidP="0037090D">
            <w:pPr>
              <w:rPr>
                <w:rFonts w:ascii="Arial" w:hAnsi="Arial" w:cs="Arial"/>
                <w:sz w:val="24"/>
                <w:szCs w:val="24"/>
              </w:rPr>
            </w:pPr>
          </w:p>
          <w:p w14:paraId="4DA3DF74" w14:textId="77777777" w:rsidR="00113B5F" w:rsidRPr="00F4756B" w:rsidRDefault="00113B5F" w:rsidP="0037090D">
            <w:pPr>
              <w:rPr>
                <w:rFonts w:ascii="Arial" w:hAnsi="Arial" w:cs="Arial"/>
                <w:sz w:val="24"/>
                <w:szCs w:val="24"/>
              </w:rPr>
            </w:pPr>
          </w:p>
        </w:tc>
        <w:tc>
          <w:tcPr>
            <w:tcW w:w="2790" w:type="dxa"/>
          </w:tcPr>
          <w:p w14:paraId="22C032B2" w14:textId="77777777" w:rsidR="0037090D" w:rsidRPr="003606DA" w:rsidRDefault="0037090D" w:rsidP="0037090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重要提示：</w:t>
            </w:r>
          </w:p>
          <w:p w14:paraId="42658A11" w14:textId="77777777" w:rsidR="0037090D" w:rsidRPr="00BD3B60" w:rsidRDefault="0037090D" w:rsidP="0037090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此表格僅供預約會面使用，提交本表格將不會被視為向本行提交開戶申請</w:t>
            </w:r>
            <w:r w:rsidR="00BD3B60">
              <w:rPr>
                <w:rFonts w:ascii="PMingLiU" w:eastAsia="PMingLiU" w:hAnsi="PMingLiU" w:cs="Arial" w:hint="eastAsia"/>
                <w:sz w:val="24"/>
                <w:szCs w:val="24"/>
                <w:lang w:eastAsia="zh-HK"/>
              </w:rPr>
              <w:t>。</w:t>
            </w:r>
          </w:p>
          <w:p w14:paraId="4C6E78E1" w14:textId="77777777" w:rsidR="0037090D" w:rsidRPr="003606DA" w:rsidRDefault="0037090D" w:rsidP="0037090D">
            <w:pPr>
              <w:rPr>
                <w:rFonts w:ascii="微软雅黑" w:eastAsia="微软雅黑" w:hAnsi="微软雅黑" w:cs="Arial"/>
                <w:sz w:val="24"/>
                <w:szCs w:val="24"/>
                <w:lang w:eastAsia="zh-TW"/>
              </w:rPr>
            </w:pPr>
          </w:p>
          <w:p w14:paraId="45202D40" w14:textId="77777777" w:rsidR="0037090D" w:rsidRPr="003606DA" w:rsidRDefault="0037090D" w:rsidP="0037090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備註：</w:t>
            </w:r>
          </w:p>
          <w:p w14:paraId="7E74BE19" w14:textId="77777777" w:rsidR="0037090D" w:rsidRPr="00BD3B60" w:rsidRDefault="0037090D" w:rsidP="0037090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提交表格後</w:t>
            </w:r>
            <w:r w:rsidR="00A870E8" w:rsidRPr="003606DA">
              <w:rPr>
                <w:rFonts w:ascii="微软雅黑" w:eastAsia="微软雅黑" w:hAnsi="微软雅黑" w:cs="Arial" w:hint="eastAsia"/>
                <w:sz w:val="24"/>
                <w:szCs w:val="24"/>
                <w:lang w:eastAsia="zh-TW"/>
              </w:rPr>
              <w:t>本</w:t>
            </w:r>
            <w:r w:rsidRPr="003606DA">
              <w:rPr>
                <w:rFonts w:ascii="微软雅黑" w:eastAsia="微软雅黑" w:hAnsi="微软雅黑" w:cs="Arial" w:hint="eastAsia"/>
                <w:sz w:val="24"/>
                <w:szCs w:val="24"/>
                <w:lang w:eastAsia="zh-TW"/>
              </w:rPr>
              <w:t>行將會發出確認電郵至電郵地址</w:t>
            </w:r>
            <w:r w:rsidR="00BD3B60">
              <w:rPr>
                <w:rFonts w:ascii="PMingLiU" w:eastAsia="PMingLiU" w:hAnsi="PMingLiU" w:cs="Arial" w:hint="eastAsia"/>
                <w:sz w:val="24"/>
                <w:szCs w:val="24"/>
                <w:lang w:eastAsia="zh-HK"/>
              </w:rPr>
              <w:t>。</w:t>
            </w:r>
          </w:p>
          <w:p w14:paraId="5FADBAB8" w14:textId="77777777" w:rsidR="00113B5F" w:rsidRPr="003606DA" w:rsidRDefault="00113B5F" w:rsidP="0037090D">
            <w:pPr>
              <w:rPr>
                <w:rFonts w:ascii="微软雅黑" w:eastAsia="微软雅黑" w:hAnsi="微软雅黑" w:cs="Arial"/>
                <w:sz w:val="24"/>
                <w:szCs w:val="24"/>
                <w:lang w:eastAsia="zh-TW"/>
              </w:rPr>
            </w:pPr>
          </w:p>
          <w:p w14:paraId="26E10594" w14:textId="1675E480" w:rsidR="00856C49" w:rsidRPr="00BD3B60" w:rsidRDefault="00856C49" w:rsidP="00856C49">
            <w:pPr>
              <w:rPr>
                <w:rFonts w:ascii="微软雅黑" w:eastAsia="PMingLiU" w:hAnsi="微软雅黑" w:cs="Calibri"/>
                <w:sz w:val="24"/>
                <w:szCs w:val="24"/>
                <w:lang w:eastAsia="zh-TW"/>
              </w:rPr>
            </w:pPr>
            <w:r w:rsidRPr="003606DA">
              <w:rPr>
                <w:rFonts w:ascii="微软雅黑" w:eastAsia="微软雅黑" w:hAnsi="微软雅黑" w:cs="Calibri"/>
                <w:sz w:val="24"/>
                <w:szCs w:val="24"/>
                <w:lang w:eastAsia="zh-TW"/>
              </w:rPr>
              <w:t>點選此欄後，本人</w:t>
            </w:r>
            <w:r w:rsidRPr="003606DA">
              <w:rPr>
                <w:rFonts w:ascii="微软雅黑" w:eastAsia="微软雅黑" w:hAnsi="微软雅黑" w:cs="Arial" w:hint="eastAsia"/>
                <w:sz w:val="24"/>
                <w:szCs w:val="24"/>
                <w:lang w:eastAsia="zh-TW"/>
              </w:rPr>
              <w:t>／</w:t>
            </w:r>
            <w:r w:rsidRPr="003606DA">
              <w:rPr>
                <w:rFonts w:ascii="微软雅黑" w:eastAsia="微软雅黑" w:hAnsi="微软雅黑" w:cs="Calibri"/>
                <w:sz w:val="24"/>
                <w:szCs w:val="24"/>
                <w:lang w:eastAsia="zh-TW"/>
              </w:rPr>
              <w:t>吾等確認本人</w:t>
            </w:r>
            <w:r w:rsidRPr="003606DA">
              <w:rPr>
                <w:rFonts w:ascii="微软雅黑" w:eastAsia="微软雅黑" w:hAnsi="微软雅黑" w:cs="Arial" w:hint="eastAsia"/>
                <w:sz w:val="24"/>
                <w:szCs w:val="24"/>
                <w:lang w:eastAsia="zh-TW"/>
              </w:rPr>
              <w:t>／</w:t>
            </w:r>
            <w:r w:rsidRPr="003606DA">
              <w:rPr>
                <w:rFonts w:ascii="微软雅黑" w:eastAsia="微软雅黑" w:hAnsi="微软雅黑" w:cs="Calibri"/>
                <w:sz w:val="24"/>
                <w:szCs w:val="24"/>
                <w:lang w:eastAsia="zh-TW"/>
              </w:rPr>
              <w:t>吾等已閱讀、明白及同意</w:t>
            </w:r>
            <w:r w:rsidR="00313C63" w:rsidRPr="003606DA">
              <w:rPr>
                <w:rFonts w:ascii="微软雅黑" w:eastAsia="微软雅黑" w:hAnsi="微软雅黑" w:cs="Calibri" w:hint="eastAsia"/>
                <w:sz w:val="24"/>
                <w:szCs w:val="24"/>
                <w:lang w:eastAsia="zh-TW"/>
              </w:rPr>
              <w:t>相關</w:t>
            </w:r>
            <w:r w:rsidRPr="003606DA">
              <w:rPr>
                <w:rFonts w:ascii="微软雅黑" w:eastAsia="微软雅黑" w:hAnsi="微软雅黑" w:cs="Calibri"/>
                <w:color w:val="0070C0"/>
                <w:sz w:val="24"/>
                <w:szCs w:val="24"/>
                <w:lang w:eastAsia="zh-TW"/>
              </w:rPr>
              <w:t>私隱政策聲明</w:t>
            </w:r>
            <w:r w:rsidR="004622C7" w:rsidRPr="00025391">
              <w:rPr>
                <w:rFonts w:ascii="微软雅黑" w:eastAsia="微软雅黑" w:hAnsi="微软雅黑" w:cs="Calibri" w:hint="eastAsia"/>
                <w:sz w:val="24"/>
                <w:szCs w:val="24"/>
                <w:lang w:eastAsia="zh-TW"/>
              </w:rPr>
              <w:t>及</w:t>
            </w:r>
            <w:r w:rsidR="004622C7" w:rsidRPr="00025391">
              <w:rPr>
                <w:rFonts w:ascii="微软雅黑" w:eastAsia="微软雅黑" w:hAnsi="微软雅黑" w:cs="Calibri" w:hint="eastAsia"/>
                <w:color w:val="5B9BD5" w:themeColor="accent1"/>
                <w:sz w:val="24"/>
                <w:szCs w:val="24"/>
                <w:lang w:eastAsia="zh-HK"/>
              </w:rPr>
              <w:t>收集個人資料聲明</w:t>
            </w:r>
            <w:r w:rsidR="004622C7" w:rsidRPr="00B05E7C">
              <w:rPr>
                <w:rFonts w:ascii="微软雅黑" w:eastAsia="微软雅黑" w:hAnsi="微软雅黑" w:cs="Calibri"/>
                <w:sz w:val="24"/>
                <w:szCs w:val="24"/>
                <w:lang w:eastAsia="zh-TW"/>
              </w:rPr>
              <w:t>，</w:t>
            </w:r>
            <w:r w:rsidRPr="003606DA">
              <w:rPr>
                <w:rFonts w:ascii="微软雅黑" w:eastAsia="微软雅黑" w:hAnsi="微软雅黑" w:cs="Calibri"/>
                <w:sz w:val="24"/>
                <w:szCs w:val="24"/>
                <w:lang w:eastAsia="zh-TW"/>
              </w:rPr>
              <w:t>並確認本人</w:t>
            </w:r>
            <w:r w:rsidRPr="003606DA">
              <w:rPr>
                <w:rFonts w:ascii="微软雅黑" w:eastAsia="微软雅黑" w:hAnsi="微软雅黑" w:cs="Arial" w:hint="eastAsia"/>
                <w:sz w:val="24"/>
                <w:szCs w:val="24"/>
                <w:lang w:eastAsia="zh-TW"/>
              </w:rPr>
              <w:t>／</w:t>
            </w:r>
            <w:r w:rsidRPr="003606DA">
              <w:rPr>
                <w:rFonts w:ascii="微软雅黑" w:eastAsia="微软雅黑" w:hAnsi="微软雅黑" w:cs="Calibri"/>
                <w:sz w:val="24"/>
                <w:szCs w:val="24"/>
                <w:lang w:eastAsia="zh-TW"/>
              </w:rPr>
              <w:t>吾等已取得上述有關人士的同意以讓銀行使用其資料作預約會面用途</w:t>
            </w:r>
            <w:r w:rsidR="00BD3B60">
              <w:rPr>
                <w:rFonts w:ascii="PMingLiU" w:eastAsia="PMingLiU" w:hAnsi="PMingLiU" w:cs="Arial" w:hint="eastAsia"/>
                <w:sz w:val="24"/>
                <w:szCs w:val="24"/>
                <w:lang w:eastAsia="zh-HK"/>
              </w:rPr>
              <w:t>。</w:t>
            </w:r>
          </w:p>
          <w:p w14:paraId="219FC55A" w14:textId="77777777" w:rsidR="00856C49" w:rsidRPr="003606DA" w:rsidRDefault="00856C49" w:rsidP="00856C49">
            <w:pPr>
              <w:rPr>
                <w:rFonts w:ascii="微软雅黑" w:eastAsia="微软雅黑" w:hAnsi="微软雅黑" w:cs="Calibri"/>
                <w:sz w:val="24"/>
                <w:szCs w:val="24"/>
                <w:lang w:eastAsia="zh-TW"/>
              </w:rPr>
            </w:pPr>
          </w:p>
          <w:p w14:paraId="0962C539" w14:textId="77777777" w:rsidR="00856C49" w:rsidRPr="003606DA" w:rsidRDefault="00856C49" w:rsidP="0037090D">
            <w:pPr>
              <w:rPr>
                <w:rFonts w:ascii="微软雅黑" w:eastAsia="微软雅黑" w:hAnsi="微软雅黑" w:cs="Arial"/>
                <w:sz w:val="24"/>
                <w:szCs w:val="24"/>
                <w:lang w:eastAsia="zh-TW"/>
              </w:rPr>
            </w:pPr>
          </w:p>
          <w:p w14:paraId="2D34BFAD" w14:textId="77777777" w:rsidR="00113B5F" w:rsidRPr="003606DA" w:rsidRDefault="00113B5F" w:rsidP="0037090D">
            <w:pPr>
              <w:rPr>
                <w:rFonts w:ascii="微软雅黑" w:eastAsia="微软雅黑" w:hAnsi="微软雅黑" w:cs="Arial"/>
                <w:sz w:val="24"/>
                <w:szCs w:val="24"/>
                <w:lang w:eastAsia="zh-TW"/>
              </w:rPr>
            </w:pPr>
          </w:p>
          <w:p w14:paraId="5BAA0A84" w14:textId="77777777" w:rsidR="00113B5F" w:rsidRPr="003606DA" w:rsidRDefault="00113B5F" w:rsidP="0037090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驗證碼</w:t>
            </w:r>
          </w:p>
        </w:tc>
        <w:tc>
          <w:tcPr>
            <w:tcW w:w="2860" w:type="dxa"/>
          </w:tcPr>
          <w:p w14:paraId="25624C69" w14:textId="77777777" w:rsidR="0037090D" w:rsidRPr="003606DA" w:rsidRDefault="0037090D"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重要提示：</w:t>
            </w:r>
          </w:p>
          <w:p w14:paraId="471A258C" w14:textId="77777777" w:rsidR="0037090D" w:rsidRPr="003606DA" w:rsidRDefault="0037090D"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此表格仅供预约会面使用，提交本表格将不会被视为向本行提交开户申请</w:t>
            </w:r>
            <w:r w:rsidR="00BD3B60">
              <w:rPr>
                <w:rFonts w:ascii="PMingLiU" w:eastAsia="PMingLiU" w:hAnsi="PMingLiU" w:cs="Arial" w:hint="eastAsia"/>
                <w:sz w:val="24"/>
                <w:szCs w:val="24"/>
                <w:lang w:eastAsia="zh-HK"/>
              </w:rPr>
              <w:t>。</w:t>
            </w:r>
          </w:p>
          <w:p w14:paraId="511F37B0" w14:textId="77777777" w:rsidR="0037090D" w:rsidRPr="003606DA" w:rsidRDefault="0037090D" w:rsidP="0037090D">
            <w:pPr>
              <w:rPr>
                <w:rFonts w:ascii="微软雅黑" w:eastAsia="微软雅黑" w:hAnsi="微软雅黑" w:cs="Arial"/>
                <w:sz w:val="24"/>
                <w:szCs w:val="24"/>
              </w:rPr>
            </w:pPr>
          </w:p>
          <w:p w14:paraId="35A82DE2" w14:textId="77777777" w:rsidR="0037090D" w:rsidRPr="003606DA" w:rsidRDefault="0037090D"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备注：</w:t>
            </w:r>
          </w:p>
          <w:p w14:paraId="0FF513DE" w14:textId="77777777" w:rsidR="0037090D" w:rsidRPr="003606DA" w:rsidRDefault="0037090D"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提交表格后</w:t>
            </w:r>
            <w:r w:rsidR="00A870E8" w:rsidRPr="003606DA">
              <w:rPr>
                <w:rFonts w:ascii="微软雅黑" w:eastAsia="微软雅黑" w:hAnsi="微软雅黑" w:cs="Arial" w:hint="eastAsia"/>
                <w:sz w:val="24"/>
                <w:szCs w:val="24"/>
              </w:rPr>
              <w:t>本</w:t>
            </w:r>
            <w:r w:rsidRPr="003606DA">
              <w:rPr>
                <w:rFonts w:ascii="微软雅黑" w:eastAsia="微软雅黑" w:hAnsi="微软雅黑" w:cs="Arial" w:hint="eastAsia"/>
                <w:sz w:val="24"/>
                <w:szCs w:val="24"/>
              </w:rPr>
              <w:t>行将会发出确认电邮至电邮地址</w:t>
            </w:r>
            <w:r w:rsidR="00BD3B60">
              <w:rPr>
                <w:rFonts w:ascii="PMingLiU" w:eastAsia="PMingLiU" w:hAnsi="PMingLiU" w:cs="Arial" w:hint="eastAsia"/>
                <w:sz w:val="24"/>
                <w:szCs w:val="24"/>
                <w:lang w:eastAsia="zh-HK"/>
              </w:rPr>
              <w:t>。</w:t>
            </w:r>
          </w:p>
          <w:p w14:paraId="4807DA2E" w14:textId="77777777" w:rsidR="00856C49" w:rsidRPr="003606DA" w:rsidRDefault="00856C49" w:rsidP="0037090D">
            <w:pPr>
              <w:rPr>
                <w:rFonts w:ascii="微软雅黑" w:eastAsia="微软雅黑" w:hAnsi="微软雅黑" w:cs="Arial"/>
                <w:sz w:val="24"/>
                <w:szCs w:val="24"/>
              </w:rPr>
            </w:pPr>
          </w:p>
          <w:p w14:paraId="7049E8D4" w14:textId="43CBBB12" w:rsidR="00856C49" w:rsidRPr="003606DA" w:rsidRDefault="00856C49"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点选此栏后，本人／吾等确认本人／吾等已阅读、明白及同意</w:t>
            </w:r>
            <w:r w:rsidR="00313C63" w:rsidRPr="003606DA">
              <w:rPr>
                <w:rFonts w:ascii="微软雅黑" w:eastAsia="微软雅黑" w:hAnsi="微软雅黑" w:cs="Arial" w:hint="eastAsia"/>
                <w:sz w:val="24"/>
                <w:szCs w:val="24"/>
              </w:rPr>
              <w:t>相关</w:t>
            </w:r>
            <w:r w:rsidRPr="003606DA">
              <w:rPr>
                <w:rFonts w:ascii="微软雅黑" w:eastAsia="微软雅黑" w:hAnsi="微软雅黑" w:cs="Arial" w:hint="eastAsia"/>
                <w:color w:val="4472C4" w:themeColor="accent5"/>
                <w:sz w:val="24"/>
                <w:szCs w:val="24"/>
              </w:rPr>
              <w:t>私隐政策声明</w:t>
            </w:r>
            <w:r w:rsidR="004622C7" w:rsidRPr="003737C4">
              <w:rPr>
                <w:rFonts w:ascii="微软雅黑" w:eastAsia="微软雅黑" w:hAnsi="微软雅黑" w:cs="Arial" w:hint="eastAsia"/>
                <w:sz w:val="24"/>
                <w:szCs w:val="24"/>
              </w:rPr>
              <w:t>及</w:t>
            </w:r>
            <w:r w:rsidR="004622C7" w:rsidRPr="004622C7">
              <w:rPr>
                <w:rFonts w:ascii="微软雅黑" w:eastAsia="微软雅黑" w:hAnsi="微软雅黑" w:cs="Arial" w:hint="eastAsia"/>
                <w:color w:val="4472C4" w:themeColor="accent5"/>
                <w:sz w:val="24"/>
                <w:szCs w:val="24"/>
              </w:rPr>
              <w:t>收集个人资料声明</w:t>
            </w:r>
            <w:r w:rsidRPr="003606DA">
              <w:rPr>
                <w:rFonts w:ascii="微软雅黑" w:eastAsia="微软雅黑" w:hAnsi="微软雅黑" w:cs="Arial" w:hint="eastAsia"/>
                <w:sz w:val="24"/>
                <w:szCs w:val="24"/>
              </w:rPr>
              <w:t>，并确认本人／吾等已取得上述有关人士的同意以让银行使用其资料作预约会面用途</w:t>
            </w:r>
            <w:r w:rsidR="00BD3B60">
              <w:rPr>
                <w:rFonts w:ascii="PMingLiU" w:eastAsia="PMingLiU" w:hAnsi="PMingLiU" w:cs="Arial" w:hint="eastAsia"/>
                <w:sz w:val="24"/>
                <w:szCs w:val="24"/>
                <w:lang w:eastAsia="zh-HK"/>
              </w:rPr>
              <w:t>。</w:t>
            </w:r>
          </w:p>
          <w:p w14:paraId="5E761037" w14:textId="77777777" w:rsidR="00113B5F" w:rsidRPr="003606DA" w:rsidRDefault="00113B5F" w:rsidP="0037090D">
            <w:pPr>
              <w:rPr>
                <w:rFonts w:ascii="微软雅黑" w:eastAsia="微软雅黑" w:hAnsi="微软雅黑" w:cs="Arial"/>
                <w:sz w:val="24"/>
                <w:szCs w:val="24"/>
              </w:rPr>
            </w:pPr>
          </w:p>
          <w:p w14:paraId="7258E9EA" w14:textId="77777777" w:rsidR="00113B5F" w:rsidRPr="003606DA" w:rsidRDefault="00113B5F"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验证码</w:t>
            </w:r>
          </w:p>
        </w:tc>
      </w:tr>
      <w:tr w:rsidR="00570FA6" w:rsidRPr="00F4756B" w14:paraId="64DBED72" w14:textId="77777777" w:rsidTr="00032E51">
        <w:trPr>
          <w:trHeight w:val="262"/>
        </w:trPr>
        <w:tc>
          <w:tcPr>
            <w:tcW w:w="2700" w:type="dxa"/>
          </w:tcPr>
          <w:p w14:paraId="602A2FD8" w14:textId="77777777" w:rsidR="0037090D" w:rsidRPr="00F4756B" w:rsidRDefault="007A19F7" w:rsidP="0037090D">
            <w:pPr>
              <w:rPr>
                <w:rFonts w:ascii="Arial" w:hAnsi="Arial" w:cs="Arial"/>
                <w:sz w:val="24"/>
                <w:szCs w:val="24"/>
              </w:rPr>
            </w:pPr>
            <w:r>
              <w:rPr>
                <w:noProof/>
              </w:rPr>
              <w:drawing>
                <wp:inline distT="0" distB="0" distL="0" distR="0" wp14:anchorId="03049227" wp14:editId="61678EAC">
                  <wp:extent cx="1369097" cy="433415"/>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6273" cy="438852"/>
                          </a:xfrm>
                          <a:prstGeom prst="rect">
                            <a:avLst/>
                          </a:prstGeom>
                        </pic:spPr>
                      </pic:pic>
                    </a:graphicData>
                  </a:graphic>
                </wp:inline>
              </w:drawing>
            </w:r>
          </w:p>
        </w:tc>
        <w:tc>
          <w:tcPr>
            <w:tcW w:w="2880" w:type="dxa"/>
          </w:tcPr>
          <w:p w14:paraId="4D7A581F" w14:textId="77777777" w:rsidR="0037090D" w:rsidRDefault="0018403C" w:rsidP="0037090D">
            <w:pPr>
              <w:rPr>
                <w:rFonts w:ascii="Arial" w:hAnsi="Arial" w:cs="Arial"/>
                <w:sz w:val="24"/>
                <w:szCs w:val="24"/>
              </w:rPr>
            </w:pPr>
            <w:r>
              <w:rPr>
                <w:rFonts w:ascii="Arial" w:hAnsi="Arial" w:cs="Arial"/>
                <w:sz w:val="24"/>
                <w:szCs w:val="24"/>
              </w:rPr>
              <w:t xml:space="preserve">Reset </w:t>
            </w:r>
          </w:p>
          <w:p w14:paraId="69937141" w14:textId="77777777" w:rsidR="0018403C" w:rsidRPr="00F4756B" w:rsidRDefault="0018403C" w:rsidP="0037090D">
            <w:pPr>
              <w:rPr>
                <w:rFonts w:ascii="Arial" w:hAnsi="Arial" w:cs="Arial"/>
                <w:sz w:val="24"/>
                <w:szCs w:val="24"/>
              </w:rPr>
            </w:pPr>
            <w:r>
              <w:rPr>
                <w:rFonts w:ascii="Arial" w:hAnsi="Arial" w:cs="Arial"/>
                <w:sz w:val="24"/>
                <w:szCs w:val="24"/>
              </w:rPr>
              <w:t>Submit</w:t>
            </w:r>
          </w:p>
        </w:tc>
        <w:tc>
          <w:tcPr>
            <w:tcW w:w="2790" w:type="dxa"/>
          </w:tcPr>
          <w:p w14:paraId="586CBC34" w14:textId="77777777" w:rsidR="0018403C" w:rsidRPr="003606DA" w:rsidRDefault="0018403C" w:rsidP="0037090D">
            <w:pPr>
              <w:rPr>
                <w:rFonts w:ascii="微软雅黑" w:eastAsia="微软雅黑" w:hAnsi="微软雅黑" w:cs="Arial"/>
                <w:sz w:val="24"/>
                <w:szCs w:val="24"/>
              </w:rPr>
            </w:pPr>
            <w:r w:rsidRPr="003606DA">
              <w:rPr>
                <w:rFonts w:ascii="微软雅黑" w:eastAsia="微软雅黑" w:hAnsi="微软雅黑" w:cs="Arial" w:hint="eastAsia"/>
                <w:sz w:val="24"/>
                <w:szCs w:val="24"/>
                <w:lang w:eastAsia="zh-HK"/>
              </w:rPr>
              <w:t>重設</w:t>
            </w:r>
          </w:p>
          <w:p w14:paraId="5E7CFED1" w14:textId="77777777" w:rsidR="0037090D" w:rsidRPr="003606DA" w:rsidRDefault="0018403C"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提交</w:t>
            </w:r>
          </w:p>
        </w:tc>
        <w:tc>
          <w:tcPr>
            <w:tcW w:w="2860" w:type="dxa"/>
          </w:tcPr>
          <w:p w14:paraId="7C486F4A" w14:textId="77777777" w:rsidR="0018403C" w:rsidRPr="003606DA" w:rsidRDefault="0018403C" w:rsidP="0018403C">
            <w:pPr>
              <w:rPr>
                <w:rFonts w:ascii="微软雅黑" w:eastAsia="微软雅黑" w:hAnsi="微软雅黑" w:cs="Arial"/>
                <w:sz w:val="24"/>
                <w:szCs w:val="24"/>
              </w:rPr>
            </w:pPr>
            <w:r w:rsidRPr="003606DA">
              <w:rPr>
                <w:rFonts w:ascii="微软雅黑" w:eastAsia="微软雅黑" w:hAnsi="微软雅黑" w:cs="Arial" w:hint="eastAsia"/>
                <w:sz w:val="24"/>
                <w:szCs w:val="24"/>
              </w:rPr>
              <w:t>重设</w:t>
            </w:r>
          </w:p>
          <w:p w14:paraId="01E26226" w14:textId="77777777" w:rsidR="0037090D" w:rsidRPr="003606DA" w:rsidRDefault="0018403C" w:rsidP="0018403C">
            <w:pPr>
              <w:rPr>
                <w:rFonts w:ascii="微软雅黑" w:eastAsia="微软雅黑" w:hAnsi="微软雅黑" w:cs="Arial"/>
                <w:sz w:val="24"/>
                <w:szCs w:val="24"/>
              </w:rPr>
            </w:pPr>
            <w:r w:rsidRPr="003606DA">
              <w:rPr>
                <w:rFonts w:ascii="微软雅黑" w:eastAsia="微软雅黑" w:hAnsi="微软雅黑" w:cs="Arial" w:hint="eastAsia"/>
                <w:sz w:val="24"/>
                <w:szCs w:val="24"/>
              </w:rPr>
              <w:t>提交</w:t>
            </w:r>
          </w:p>
        </w:tc>
      </w:tr>
    </w:tbl>
    <w:p w14:paraId="64311D9C" w14:textId="77777777" w:rsidR="00C45287" w:rsidRDefault="00C45287">
      <w:pPr>
        <w:rPr>
          <w:rFonts w:ascii="Arial" w:hAnsi="Arial" w:cs="Arial"/>
          <w:sz w:val="24"/>
          <w:szCs w:val="24"/>
        </w:rPr>
      </w:pPr>
    </w:p>
    <w:p w14:paraId="4B49C96E" w14:textId="77777777" w:rsidR="00F026B8" w:rsidRDefault="0018403C">
      <w:pPr>
        <w:rPr>
          <w:rFonts w:ascii="Arial" w:hAnsi="Arial" w:cs="Arial"/>
          <w:sz w:val="24"/>
          <w:szCs w:val="24"/>
        </w:rPr>
      </w:pPr>
      <w:r>
        <w:rPr>
          <w:rFonts w:ascii="Arial" w:hAnsi="Arial" w:cs="Arial"/>
          <w:sz w:val="24"/>
          <w:szCs w:val="24"/>
        </w:rPr>
        <w:br w:type="page"/>
      </w:r>
      <w:r w:rsidR="00F026B8">
        <w:rPr>
          <w:rFonts w:ascii="Arial" w:hAnsi="Arial" w:cs="Arial"/>
          <w:sz w:val="24"/>
          <w:szCs w:val="24"/>
        </w:rPr>
        <w:lastRenderedPageBreak/>
        <w:br w:type="page"/>
      </w:r>
    </w:p>
    <w:p w14:paraId="68C1600B" w14:textId="77777777" w:rsidR="0018403C" w:rsidRDefault="00F026B8" w:rsidP="00746C8E">
      <w:pPr>
        <w:pStyle w:val="Heading1"/>
      </w:pPr>
      <w:r>
        <w:lastRenderedPageBreak/>
        <w:t>Error messages in field validations</w:t>
      </w:r>
    </w:p>
    <w:tbl>
      <w:tblPr>
        <w:tblStyle w:val="TableGrid"/>
        <w:tblW w:w="0" w:type="auto"/>
        <w:tblLook w:val="04A0" w:firstRow="1" w:lastRow="0" w:firstColumn="1" w:lastColumn="0" w:noHBand="0" w:noVBand="1"/>
      </w:tblPr>
      <w:tblGrid>
        <w:gridCol w:w="6186"/>
        <w:gridCol w:w="1848"/>
        <w:gridCol w:w="1378"/>
        <w:gridCol w:w="1378"/>
      </w:tblGrid>
      <w:tr w:rsidR="00F73ECE" w14:paraId="6757DC3D" w14:textId="77777777" w:rsidTr="00F026B8">
        <w:tc>
          <w:tcPr>
            <w:tcW w:w="2697" w:type="dxa"/>
          </w:tcPr>
          <w:p w14:paraId="5D8E7317" w14:textId="77777777" w:rsidR="00F026B8" w:rsidRDefault="00F026B8" w:rsidP="008D3798">
            <w:pPr>
              <w:rPr>
                <w:rFonts w:ascii="Arial" w:hAnsi="Arial" w:cs="Arial"/>
                <w:sz w:val="24"/>
                <w:szCs w:val="24"/>
              </w:rPr>
            </w:pPr>
            <w:r>
              <w:rPr>
                <w:rFonts w:ascii="Arial" w:hAnsi="Arial" w:cs="Arial"/>
                <w:sz w:val="24"/>
                <w:szCs w:val="24"/>
              </w:rPr>
              <w:t>UI</w:t>
            </w:r>
            <w:r w:rsidR="008D3798">
              <w:rPr>
                <w:rFonts w:ascii="Arial" w:hAnsi="Arial" w:cs="Arial"/>
                <w:sz w:val="24"/>
                <w:szCs w:val="24"/>
              </w:rPr>
              <w:t xml:space="preserve"> (error messages are in red)</w:t>
            </w:r>
          </w:p>
        </w:tc>
        <w:tc>
          <w:tcPr>
            <w:tcW w:w="2697" w:type="dxa"/>
          </w:tcPr>
          <w:p w14:paraId="3CE2252E" w14:textId="77777777" w:rsidR="00F026B8" w:rsidRPr="00313C63" w:rsidRDefault="00F026B8">
            <w:pPr>
              <w:rPr>
                <w:rFonts w:ascii="Arial" w:hAnsi="Arial" w:cs="Arial"/>
                <w:sz w:val="24"/>
                <w:szCs w:val="24"/>
              </w:rPr>
            </w:pPr>
            <w:r w:rsidRPr="00313C63">
              <w:rPr>
                <w:rFonts w:ascii="Arial" w:hAnsi="Arial" w:cs="Arial"/>
                <w:sz w:val="24"/>
                <w:szCs w:val="24"/>
              </w:rPr>
              <w:t>EN</w:t>
            </w:r>
          </w:p>
        </w:tc>
        <w:tc>
          <w:tcPr>
            <w:tcW w:w="2698" w:type="dxa"/>
          </w:tcPr>
          <w:p w14:paraId="4AB917CC" w14:textId="77777777" w:rsidR="00F026B8" w:rsidRPr="00313C63" w:rsidRDefault="00F026B8">
            <w:pPr>
              <w:rPr>
                <w:rFonts w:ascii="Arial" w:eastAsia="MingLiU" w:hAnsi="Arial" w:cs="Arial"/>
                <w:sz w:val="24"/>
                <w:szCs w:val="24"/>
              </w:rPr>
            </w:pPr>
            <w:r w:rsidRPr="00313C63">
              <w:rPr>
                <w:rFonts w:ascii="Arial" w:eastAsia="MingLiU" w:hAnsi="Arial" w:cs="Arial"/>
                <w:sz w:val="24"/>
                <w:szCs w:val="24"/>
              </w:rPr>
              <w:t>TC</w:t>
            </w:r>
          </w:p>
        </w:tc>
        <w:tc>
          <w:tcPr>
            <w:tcW w:w="2698" w:type="dxa"/>
          </w:tcPr>
          <w:p w14:paraId="39D2CEE4" w14:textId="77777777" w:rsidR="00F026B8" w:rsidRPr="00313C63" w:rsidRDefault="00F026B8">
            <w:pPr>
              <w:rPr>
                <w:rFonts w:ascii="Arial" w:eastAsia="宋体" w:hAnsi="Arial" w:cs="Arial"/>
                <w:sz w:val="24"/>
                <w:szCs w:val="24"/>
              </w:rPr>
            </w:pPr>
            <w:r w:rsidRPr="00313C63">
              <w:rPr>
                <w:rFonts w:ascii="Arial" w:eastAsia="宋体" w:hAnsi="Arial" w:cs="Arial"/>
                <w:sz w:val="24"/>
                <w:szCs w:val="24"/>
              </w:rPr>
              <w:t>SC</w:t>
            </w:r>
          </w:p>
        </w:tc>
      </w:tr>
      <w:tr w:rsidR="00F73ECE" w14:paraId="727FA666" w14:textId="77777777" w:rsidTr="00F026B8">
        <w:tc>
          <w:tcPr>
            <w:tcW w:w="2697" w:type="dxa"/>
          </w:tcPr>
          <w:p w14:paraId="30A90114" w14:textId="77777777" w:rsidR="00F026B8" w:rsidRDefault="00F73ECE">
            <w:pPr>
              <w:rPr>
                <w:rFonts w:ascii="Arial" w:hAnsi="Arial" w:cs="Arial"/>
                <w:sz w:val="24"/>
                <w:szCs w:val="24"/>
              </w:rPr>
            </w:pPr>
            <w:r>
              <w:rPr>
                <w:noProof/>
              </w:rPr>
              <w:drawing>
                <wp:inline distT="0" distB="0" distL="0" distR="0" wp14:anchorId="5CD958A4" wp14:editId="192A7B99">
                  <wp:extent cx="2942597" cy="25159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6081" cy="2527450"/>
                          </a:xfrm>
                          <a:prstGeom prst="rect">
                            <a:avLst/>
                          </a:prstGeom>
                        </pic:spPr>
                      </pic:pic>
                    </a:graphicData>
                  </a:graphic>
                </wp:inline>
              </w:drawing>
            </w:r>
          </w:p>
        </w:tc>
        <w:tc>
          <w:tcPr>
            <w:tcW w:w="2697" w:type="dxa"/>
          </w:tcPr>
          <w:p w14:paraId="5E9B2BD7" w14:textId="77777777" w:rsidR="00713A56" w:rsidRPr="00313C63" w:rsidRDefault="00713A56" w:rsidP="00713A56">
            <w:pPr>
              <w:rPr>
                <w:rFonts w:ascii="Arial" w:hAnsi="Arial" w:cs="Arial"/>
                <w:color w:val="000000"/>
              </w:rPr>
            </w:pPr>
            <w:r w:rsidRPr="00313C63">
              <w:rPr>
                <w:rFonts w:ascii="Arial" w:hAnsi="Arial" w:cs="Arial"/>
                <w:color w:val="000000"/>
              </w:rPr>
              <w:t>Please input your English company name.</w:t>
            </w:r>
          </w:p>
          <w:p w14:paraId="01EDAD34" w14:textId="77777777" w:rsidR="00713A56" w:rsidRPr="00313C63" w:rsidRDefault="00713A56" w:rsidP="00713A56">
            <w:pPr>
              <w:rPr>
                <w:rFonts w:ascii="Arial" w:hAnsi="Arial" w:cs="Arial"/>
                <w:color w:val="000000"/>
              </w:rPr>
            </w:pPr>
          </w:p>
          <w:p w14:paraId="161A4C0E" w14:textId="77777777" w:rsidR="00713A56" w:rsidRPr="00313C63" w:rsidRDefault="00713A56" w:rsidP="00713A56">
            <w:pPr>
              <w:rPr>
                <w:rFonts w:ascii="Arial" w:hAnsi="Arial" w:cs="Arial"/>
                <w:color w:val="000000"/>
              </w:rPr>
            </w:pPr>
            <w:r w:rsidRPr="00313C63">
              <w:rPr>
                <w:rFonts w:ascii="Arial" w:hAnsi="Arial" w:cs="Arial"/>
                <w:color w:val="000000"/>
              </w:rPr>
              <w:t>Please select your company</w:t>
            </w:r>
            <w:r w:rsidR="00313C63">
              <w:rPr>
                <w:rFonts w:ascii="Arial" w:hAnsi="Arial" w:cs="Arial"/>
                <w:color w:val="000000"/>
              </w:rPr>
              <w:t xml:space="preserve"> type</w:t>
            </w:r>
            <w:r w:rsidRPr="00313C63">
              <w:rPr>
                <w:rFonts w:ascii="Arial" w:hAnsi="Arial" w:cs="Arial"/>
                <w:color w:val="000000"/>
              </w:rPr>
              <w:t>.</w:t>
            </w:r>
          </w:p>
          <w:p w14:paraId="09E4765B" w14:textId="77777777" w:rsidR="0033346D" w:rsidRPr="00313C63" w:rsidRDefault="0033346D" w:rsidP="00713A56">
            <w:pPr>
              <w:rPr>
                <w:rFonts w:ascii="Arial" w:hAnsi="Arial" w:cs="Arial"/>
                <w:color w:val="000000"/>
              </w:rPr>
            </w:pPr>
          </w:p>
          <w:p w14:paraId="1C9D2D32" w14:textId="77777777" w:rsidR="00713A56" w:rsidRPr="00313C63" w:rsidRDefault="00713A56" w:rsidP="00713A56">
            <w:pPr>
              <w:rPr>
                <w:rFonts w:ascii="Arial" w:hAnsi="Arial" w:cs="Arial"/>
                <w:color w:val="000000"/>
              </w:rPr>
            </w:pPr>
            <w:r w:rsidRPr="00313C63">
              <w:rPr>
                <w:rFonts w:ascii="Arial" w:hAnsi="Arial" w:cs="Arial"/>
                <w:color w:val="000000"/>
              </w:rPr>
              <w:t>Please input a valid phone number.</w:t>
            </w:r>
          </w:p>
          <w:p w14:paraId="54DB8A1D" w14:textId="77777777" w:rsidR="0033346D" w:rsidRPr="00313C63" w:rsidRDefault="0033346D" w:rsidP="00713A56">
            <w:pPr>
              <w:rPr>
                <w:rFonts w:ascii="Arial" w:hAnsi="Arial" w:cs="Arial"/>
                <w:color w:val="000000"/>
              </w:rPr>
            </w:pPr>
          </w:p>
          <w:p w14:paraId="054E6829" w14:textId="77777777" w:rsidR="00713A56" w:rsidRPr="00313C63" w:rsidRDefault="00713A56" w:rsidP="00713A56">
            <w:pPr>
              <w:rPr>
                <w:rFonts w:ascii="Arial" w:hAnsi="Arial" w:cs="Arial"/>
                <w:color w:val="000000"/>
              </w:rPr>
            </w:pPr>
            <w:r w:rsidRPr="00313C63">
              <w:rPr>
                <w:rFonts w:ascii="Arial" w:hAnsi="Arial" w:cs="Arial"/>
                <w:color w:val="000000"/>
              </w:rPr>
              <w:t xml:space="preserve">Please select date of </w:t>
            </w:r>
            <w:r w:rsidR="00313C63">
              <w:rPr>
                <w:rFonts w:ascii="Arial" w:hAnsi="Arial" w:cs="Arial"/>
                <w:color w:val="000000"/>
              </w:rPr>
              <w:t>registration</w:t>
            </w:r>
            <w:r w:rsidR="009438F9">
              <w:rPr>
                <w:rFonts w:ascii="Arial" w:hAnsi="Arial" w:cs="Arial"/>
                <w:color w:val="000000"/>
              </w:rPr>
              <w:t xml:space="preserve"> </w:t>
            </w:r>
            <w:r w:rsidR="00313C63">
              <w:rPr>
                <w:rFonts w:ascii="Arial" w:hAnsi="Arial" w:cs="Arial"/>
                <w:color w:val="000000"/>
              </w:rPr>
              <w:t>/</w:t>
            </w:r>
            <w:r w:rsidR="009438F9">
              <w:rPr>
                <w:rFonts w:ascii="Arial" w:hAnsi="Arial" w:cs="Arial"/>
                <w:color w:val="000000"/>
              </w:rPr>
              <w:t xml:space="preserve"> </w:t>
            </w:r>
            <w:r w:rsidRPr="00313C63">
              <w:rPr>
                <w:rFonts w:ascii="Arial" w:hAnsi="Arial" w:cs="Arial"/>
                <w:color w:val="000000"/>
              </w:rPr>
              <w:t>incorporation.</w:t>
            </w:r>
          </w:p>
          <w:p w14:paraId="2BFE9668" w14:textId="77777777" w:rsidR="0033346D" w:rsidRPr="00313C63" w:rsidRDefault="0033346D" w:rsidP="00713A56">
            <w:pPr>
              <w:rPr>
                <w:rFonts w:ascii="Arial" w:hAnsi="Arial" w:cs="Arial"/>
                <w:color w:val="000000"/>
              </w:rPr>
            </w:pPr>
          </w:p>
          <w:p w14:paraId="60DCDF62" w14:textId="77777777" w:rsidR="00713A56" w:rsidRPr="00313C63" w:rsidRDefault="00713A56" w:rsidP="00713A56">
            <w:pPr>
              <w:rPr>
                <w:rFonts w:ascii="Arial" w:hAnsi="Arial" w:cs="Arial"/>
                <w:color w:val="000000"/>
              </w:rPr>
            </w:pPr>
            <w:r w:rsidRPr="00313C63">
              <w:rPr>
                <w:rFonts w:ascii="Arial" w:hAnsi="Arial" w:cs="Arial"/>
                <w:color w:val="000000"/>
              </w:rPr>
              <w:t xml:space="preserve">Please input place of </w:t>
            </w:r>
            <w:r w:rsidR="00313C63">
              <w:rPr>
                <w:rFonts w:ascii="Arial" w:hAnsi="Arial" w:cs="Arial"/>
                <w:color w:val="000000"/>
              </w:rPr>
              <w:t>registration</w:t>
            </w:r>
            <w:r w:rsidR="009438F9">
              <w:rPr>
                <w:rFonts w:ascii="Arial" w:hAnsi="Arial" w:cs="Arial"/>
                <w:color w:val="000000"/>
              </w:rPr>
              <w:t xml:space="preserve"> </w:t>
            </w:r>
            <w:r w:rsidR="00313C63">
              <w:rPr>
                <w:rFonts w:ascii="Arial" w:hAnsi="Arial" w:cs="Arial"/>
                <w:color w:val="000000"/>
              </w:rPr>
              <w:t>/</w:t>
            </w:r>
            <w:r w:rsidR="009438F9">
              <w:rPr>
                <w:rFonts w:ascii="Arial" w:hAnsi="Arial" w:cs="Arial"/>
                <w:color w:val="000000"/>
              </w:rPr>
              <w:t xml:space="preserve"> </w:t>
            </w:r>
            <w:r w:rsidRPr="00313C63">
              <w:rPr>
                <w:rFonts w:ascii="Arial" w:hAnsi="Arial" w:cs="Arial"/>
                <w:color w:val="000000"/>
              </w:rPr>
              <w:t>incorporation.</w:t>
            </w:r>
          </w:p>
          <w:p w14:paraId="14729702" w14:textId="77777777" w:rsidR="0033346D" w:rsidRPr="00313C63" w:rsidRDefault="0033346D" w:rsidP="00713A56">
            <w:pPr>
              <w:rPr>
                <w:rFonts w:ascii="Arial" w:hAnsi="Arial" w:cs="Arial"/>
                <w:color w:val="000000"/>
              </w:rPr>
            </w:pPr>
          </w:p>
          <w:p w14:paraId="0B17EA7E" w14:textId="77777777" w:rsidR="00713A56" w:rsidRPr="00313C63" w:rsidRDefault="00713A56" w:rsidP="00713A56">
            <w:pPr>
              <w:rPr>
                <w:rFonts w:ascii="Arial" w:hAnsi="Arial" w:cs="Arial"/>
                <w:color w:val="000000"/>
              </w:rPr>
            </w:pPr>
            <w:r w:rsidRPr="00313C63">
              <w:rPr>
                <w:rFonts w:ascii="Arial" w:hAnsi="Arial" w:cs="Arial"/>
                <w:color w:val="000000"/>
              </w:rPr>
              <w:t>Please input office address.</w:t>
            </w:r>
          </w:p>
          <w:p w14:paraId="2F8B912E" w14:textId="77777777" w:rsidR="0033346D" w:rsidRPr="00313C63" w:rsidRDefault="0033346D" w:rsidP="00713A56">
            <w:pPr>
              <w:rPr>
                <w:rFonts w:ascii="Arial" w:hAnsi="Arial" w:cs="Arial"/>
                <w:color w:val="000000"/>
              </w:rPr>
            </w:pPr>
          </w:p>
          <w:p w14:paraId="184D6E66" w14:textId="77777777" w:rsidR="00713A56" w:rsidRPr="00313C63" w:rsidRDefault="00713A56" w:rsidP="00713A56">
            <w:pPr>
              <w:rPr>
                <w:rFonts w:ascii="Arial" w:hAnsi="Arial" w:cs="Arial"/>
                <w:color w:val="000000"/>
              </w:rPr>
            </w:pPr>
            <w:r w:rsidRPr="00313C63">
              <w:rPr>
                <w:rFonts w:ascii="Arial" w:hAnsi="Arial" w:cs="Arial"/>
                <w:color w:val="000000"/>
              </w:rPr>
              <w:t>Please input Place of Business / Industry.</w:t>
            </w:r>
          </w:p>
          <w:p w14:paraId="6D910CFA" w14:textId="77777777" w:rsidR="0033346D" w:rsidRPr="00313C63" w:rsidRDefault="0033346D" w:rsidP="00713A56">
            <w:pPr>
              <w:rPr>
                <w:rFonts w:ascii="Arial" w:hAnsi="Arial" w:cs="Arial"/>
                <w:color w:val="000000"/>
              </w:rPr>
            </w:pPr>
          </w:p>
          <w:p w14:paraId="70ABCF6C" w14:textId="77777777" w:rsidR="00713A56" w:rsidRPr="00313C63" w:rsidRDefault="00713A56" w:rsidP="00713A56">
            <w:pPr>
              <w:rPr>
                <w:rFonts w:ascii="Arial" w:hAnsi="Arial" w:cs="Arial"/>
                <w:color w:val="000000"/>
              </w:rPr>
            </w:pPr>
            <w:r w:rsidRPr="00313C63">
              <w:rPr>
                <w:rFonts w:ascii="Arial" w:hAnsi="Arial" w:cs="Arial"/>
                <w:color w:val="000000"/>
              </w:rPr>
              <w:t>Please select nature of Business / Industries.</w:t>
            </w:r>
          </w:p>
          <w:p w14:paraId="0A416523" w14:textId="77777777" w:rsidR="0033346D" w:rsidRPr="00313C63" w:rsidRDefault="0033346D" w:rsidP="00713A56">
            <w:pPr>
              <w:rPr>
                <w:rFonts w:ascii="Arial" w:hAnsi="Arial" w:cs="Arial"/>
                <w:color w:val="000000"/>
              </w:rPr>
            </w:pPr>
          </w:p>
          <w:p w14:paraId="09D1AFC8" w14:textId="77777777" w:rsidR="00713A56" w:rsidRPr="00313C63" w:rsidRDefault="00713A56" w:rsidP="00713A56">
            <w:pPr>
              <w:rPr>
                <w:rFonts w:ascii="Arial" w:hAnsi="Arial" w:cs="Arial"/>
                <w:color w:val="000000"/>
              </w:rPr>
            </w:pPr>
            <w:r w:rsidRPr="00313C63">
              <w:rPr>
                <w:rFonts w:ascii="Arial" w:hAnsi="Arial" w:cs="Arial"/>
                <w:color w:val="000000"/>
              </w:rPr>
              <w:t>Please input nature of Products</w:t>
            </w:r>
            <w:r w:rsidR="009438F9">
              <w:rPr>
                <w:rFonts w:ascii="Arial" w:hAnsi="Arial" w:cs="Arial"/>
                <w:color w:val="000000"/>
              </w:rPr>
              <w:t xml:space="preserve"> </w:t>
            </w:r>
            <w:r w:rsidRPr="00313C63">
              <w:rPr>
                <w:rFonts w:ascii="Arial" w:hAnsi="Arial" w:cs="Arial"/>
                <w:color w:val="000000"/>
              </w:rPr>
              <w:t>/</w:t>
            </w:r>
            <w:r w:rsidR="009438F9">
              <w:rPr>
                <w:rFonts w:ascii="Arial" w:hAnsi="Arial" w:cs="Arial"/>
                <w:color w:val="000000"/>
              </w:rPr>
              <w:t xml:space="preserve"> </w:t>
            </w:r>
            <w:r w:rsidRPr="00313C63">
              <w:rPr>
                <w:rFonts w:ascii="Arial" w:hAnsi="Arial" w:cs="Arial"/>
                <w:color w:val="000000"/>
              </w:rPr>
              <w:t>Services offered.</w:t>
            </w:r>
          </w:p>
          <w:p w14:paraId="4C514ABF" w14:textId="77777777" w:rsidR="0033346D" w:rsidRPr="00313C63" w:rsidRDefault="0033346D" w:rsidP="00713A56">
            <w:pPr>
              <w:rPr>
                <w:rFonts w:ascii="Arial" w:hAnsi="Arial" w:cs="Arial"/>
                <w:color w:val="000000"/>
              </w:rPr>
            </w:pPr>
          </w:p>
          <w:p w14:paraId="65AD58FA" w14:textId="77777777" w:rsidR="00713A56" w:rsidRPr="00313C63" w:rsidRDefault="00713A56" w:rsidP="00713A56">
            <w:pPr>
              <w:rPr>
                <w:rFonts w:ascii="Arial" w:hAnsi="Arial" w:cs="Arial"/>
                <w:color w:val="000000"/>
              </w:rPr>
            </w:pPr>
            <w:r w:rsidRPr="00313C63">
              <w:rPr>
                <w:rFonts w:ascii="Arial" w:hAnsi="Arial" w:cs="Arial"/>
                <w:color w:val="000000"/>
              </w:rPr>
              <w:t>Please input the Annual Sales Turnover (HKD)</w:t>
            </w:r>
            <w:r w:rsidR="0033346D" w:rsidRPr="00313C63">
              <w:rPr>
                <w:rFonts w:ascii="Arial" w:hAnsi="Arial" w:cs="Arial"/>
                <w:color w:val="000000"/>
              </w:rPr>
              <w:t>.</w:t>
            </w:r>
          </w:p>
          <w:p w14:paraId="463B559F" w14:textId="77777777" w:rsidR="0033346D" w:rsidRPr="00313C63" w:rsidRDefault="0033346D" w:rsidP="00713A56">
            <w:pPr>
              <w:rPr>
                <w:rFonts w:ascii="Arial" w:hAnsi="Arial" w:cs="Arial"/>
                <w:color w:val="000000"/>
              </w:rPr>
            </w:pPr>
          </w:p>
          <w:p w14:paraId="6D5096B1" w14:textId="77777777" w:rsidR="00713A56" w:rsidRPr="00313C63" w:rsidRDefault="00713A56" w:rsidP="00713A56">
            <w:pPr>
              <w:rPr>
                <w:rFonts w:ascii="Arial" w:hAnsi="Arial" w:cs="Arial"/>
                <w:color w:val="000000"/>
              </w:rPr>
            </w:pPr>
            <w:r w:rsidRPr="00313C63">
              <w:rPr>
                <w:rFonts w:ascii="Arial" w:hAnsi="Arial" w:cs="Arial"/>
                <w:color w:val="000000"/>
              </w:rPr>
              <w:t>Please input the Annual Net Profit (HKD)</w:t>
            </w:r>
            <w:r w:rsidR="0033346D" w:rsidRPr="00313C63">
              <w:rPr>
                <w:rFonts w:ascii="Arial" w:hAnsi="Arial" w:cs="Arial"/>
                <w:color w:val="000000"/>
              </w:rPr>
              <w:t>.</w:t>
            </w:r>
          </w:p>
          <w:p w14:paraId="47B1EDA6" w14:textId="77777777" w:rsidR="0033346D" w:rsidRPr="00313C63" w:rsidRDefault="0033346D" w:rsidP="00713A56">
            <w:pPr>
              <w:rPr>
                <w:rFonts w:ascii="Arial" w:hAnsi="Arial" w:cs="Arial"/>
                <w:color w:val="000000"/>
              </w:rPr>
            </w:pPr>
          </w:p>
          <w:p w14:paraId="0FF6E222" w14:textId="77777777" w:rsidR="00713A56" w:rsidRPr="00313C63" w:rsidRDefault="00713A56" w:rsidP="00713A56">
            <w:pPr>
              <w:rPr>
                <w:rFonts w:ascii="Arial" w:hAnsi="Arial" w:cs="Arial"/>
                <w:color w:val="000000"/>
              </w:rPr>
            </w:pPr>
            <w:r w:rsidRPr="00313C63">
              <w:rPr>
                <w:rFonts w:ascii="Arial" w:hAnsi="Arial" w:cs="Arial"/>
                <w:color w:val="000000"/>
              </w:rPr>
              <w:t>Please select the Purpose of Account opening.</w:t>
            </w:r>
          </w:p>
          <w:p w14:paraId="0D4DEA40" w14:textId="77777777" w:rsidR="00713A56" w:rsidRPr="00313C63" w:rsidRDefault="00713A56" w:rsidP="00713A56">
            <w:pPr>
              <w:rPr>
                <w:rFonts w:ascii="Arial" w:hAnsi="Arial" w:cs="Arial"/>
                <w:color w:val="000000"/>
              </w:rPr>
            </w:pPr>
          </w:p>
          <w:p w14:paraId="01206010" w14:textId="77777777" w:rsidR="00713A56" w:rsidRPr="00313C63" w:rsidRDefault="00713A56" w:rsidP="00713A56">
            <w:pPr>
              <w:rPr>
                <w:rFonts w:ascii="Arial" w:hAnsi="Arial" w:cs="Arial"/>
                <w:color w:val="000000"/>
              </w:rPr>
            </w:pPr>
          </w:p>
          <w:p w14:paraId="5211EBE0" w14:textId="77777777" w:rsidR="00713A56" w:rsidRPr="00313C63" w:rsidRDefault="00713A56" w:rsidP="00894459">
            <w:pPr>
              <w:rPr>
                <w:rFonts w:ascii="Arial" w:hAnsi="Arial" w:cs="Arial"/>
                <w:color w:val="000000"/>
              </w:rPr>
            </w:pPr>
          </w:p>
          <w:p w14:paraId="1492D4B5" w14:textId="77777777" w:rsidR="008D3798" w:rsidRPr="00313C63" w:rsidRDefault="008D3798">
            <w:pPr>
              <w:rPr>
                <w:rFonts w:ascii="Arial" w:hAnsi="Arial" w:cs="Arial"/>
                <w:sz w:val="24"/>
                <w:szCs w:val="24"/>
              </w:rPr>
            </w:pPr>
          </w:p>
        </w:tc>
        <w:tc>
          <w:tcPr>
            <w:tcW w:w="2698" w:type="dxa"/>
          </w:tcPr>
          <w:p w14:paraId="5FF6EB02"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lastRenderedPageBreak/>
              <w:t>請輸入你公司</w:t>
            </w:r>
            <w:r w:rsidR="00313C6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英文名稱</w:t>
            </w:r>
            <w:r w:rsidR="00BD3B60">
              <w:rPr>
                <w:rFonts w:ascii="PMingLiU" w:eastAsia="PMingLiU" w:hAnsi="PMingLiU" w:cs="Arial" w:hint="eastAsia"/>
                <w:sz w:val="24"/>
                <w:szCs w:val="24"/>
                <w:lang w:eastAsia="zh-HK"/>
              </w:rPr>
              <w:t>。</w:t>
            </w:r>
          </w:p>
          <w:p w14:paraId="1EA2A1F7" w14:textId="77777777" w:rsidR="00713A56" w:rsidRPr="003606DA" w:rsidRDefault="00713A56" w:rsidP="00713A56">
            <w:pPr>
              <w:rPr>
                <w:rFonts w:ascii="微软雅黑" w:eastAsia="微软雅黑" w:hAnsi="微软雅黑" w:cs="Arial"/>
                <w:sz w:val="24"/>
                <w:szCs w:val="24"/>
                <w:lang w:eastAsia="zh-TW"/>
              </w:rPr>
            </w:pPr>
          </w:p>
          <w:p w14:paraId="602C4C55"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請選擇公司類別</w:t>
            </w:r>
            <w:r w:rsidR="00BD3B60">
              <w:rPr>
                <w:rFonts w:ascii="PMingLiU" w:eastAsia="PMingLiU" w:hAnsi="PMingLiU" w:cs="Arial" w:hint="eastAsia"/>
                <w:sz w:val="24"/>
                <w:szCs w:val="24"/>
                <w:lang w:eastAsia="zh-HK"/>
              </w:rPr>
              <w:t>。</w:t>
            </w:r>
          </w:p>
          <w:p w14:paraId="1E793D49" w14:textId="77777777" w:rsidR="0033346D" w:rsidRPr="003606DA" w:rsidRDefault="0033346D" w:rsidP="00713A56">
            <w:pPr>
              <w:rPr>
                <w:rFonts w:ascii="微软雅黑" w:eastAsia="微软雅黑" w:hAnsi="微软雅黑" w:cs="Arial"/>
                <w:sz w:val="24"/>
                <w:szCs w:val="24"/>
                <w:lang w:eastAsia="zh-TW"/>
              </w:rPr>
            </w:pPr>
          </w:p>
          <w:p w14:paraId="2C30DC48"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請輸入有效的電話號碼</w:t>
            </w:r>
            <w:r w:rsidR="00BD3B60">
              <w:rPr>
                <w:rFonts w:ascii="PMingLiU" w:eastAsia="PMingLiU" w:hAnsi="PMingLiU" w:cs="Arial" w:hint="eastAsia"/>
                <w:sz w:val="24"/>
                <w:szCs w:val="24"/>
                <w:lang w:eastAsia="zh-HK"/>
              </w:rPr>
              <w:t>。</w:t>
            </w:r>
          </w:p>
          <w:p w14:paraId="697F89ED" w14:textId="77777777" w:rsidR="0033346D" w:rsidRPr="003606DA" w:rsidRDefault="0033346D" w:rsidP="00713A56">
            <w:pPr>
              <w:rPr>
                <w:rFonts w:ascii="微软雅黑" w:eastAsia="微软雅黑" w:hAnsi="微软雅黑" w:cs="Arial"/>
                <w:sz w:val="24"/>
                <w:szCs w:val="24"/>
                <w:lang w:eastAsia="zh-TW"/>
              </w:rPr>
            </w:pPr>
          </w:p>
          <w:p w14:paraId="5CDB25C8"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請選擇</w:t>
            </w:r>
            <w:r w:rsidR="00313C63" w:rsidRPr="003606DA">
              <w:rPr>
                <w:rFonts w:ascii="微软雅黑" w:eastAsia="微软雅黑" w:hAnsi="微软雅黑" w:cs="Arial" w:hint="eastAsia"/>
                <w:sz w:val="24"/>
                <w:szCs w:val="24"/>
                <w:lang w:eastAsia="zh-TW"/>
              </w:rPr>
              <w:t>登記</w:t>
            </w:r>
            <w:r w:rsidR="009438F9"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註冊日期</w:t>
            </w:r>
            <w:r w:rsidR="00BD3B60">
              <w:rPr>
                <w:rFonts w:ascii="PMingLiU" w:eastAsia="PMingLiU" w:hAnsi="PMingLiU" w:cs="Arial" w:hint="eastAsia"/>
                <w:sz w:val="24"/>
                <w:szCs w:val="24"/>
                <w:lang w:eastAsia="zh-HK"/>
              </w:rPr>
              <w:t>。</w:t>
            </w:r>
          </w:p>
          <w:p w14:paraId="5E455DF2" w14:textId="77777777" w:rsidR="0033346D" w:rsidRPr="003606DA" w:rsidRDefault="0033346D" w:rsidP="00713A56">
            <w:pPr>
              <w:rPr>
                <w:rFonts w:ascii="微软雅黑" w:eastAsia="微软雅黑" w:hAnsi="微软雅黑" w:cs="Arial"/>
                <w:sz w:val="24"/>
                <w:szCs w:val="24"/>
                <w:lang w:eastAsia="zh-TW"/>
              </w:rPr>
            </w:pPr>
          </w:p>
          <w:p w14:paraId="2631E329"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w:t>
            </w:r>
            <w:r w:rsidR="00F67C03" w:rsidRPr="003606DA">
              <w:rPr>
                <w:rFonts w:ascii="微软雅黑" w:eastAsia="微软雅黑" w:hAnsi="微软雅黑" w:cs="Arial" w:hint="eastAsia"/>
                <w:sz w:val="24"/>
                <w:szCs w:val="24"/>
                <w:lang w:eastAsia="zh-TW"/>
              </w:rPr>
              <w:t>登記</w:t>
            </w:r>
            <w:r w:rsidR="009438F9"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註冊地區</w:t>
            </w:r>
            <w:r w:rsidR="00BD3B60">
              <w:rPr>
                <w:rFonts w:ascii="PMingLiU" w:eastAsia="PMingLiU" w:hAnsi="PMingLiU" w:cs="Arial" w:hint="eastAsia"/>
                <w:sz w:val="24"/>
                <w:szCs w:val="24"/>
                <w:lang w:eastAsia="zh-HK"/>
              </w:rPr>
              <w:t>。</w:t>
            </w:r>
          </w:p>
          <w:p w14:paraId="62E451FE" w14:textId="77777777" w:rsidR="0033346D" w:rsidRPr="003606DA" w:rsidRDefault="0033346D" w:rsidP="00713A56">
            <w:pPr>
              <w:rPr>
                <w:rFonts w:ascii="微软雅黑" w:eastAsia="微软雅黑" w:hAnsi="微软雅黑" w:cs="Arial"/>
                <w:sz w:val="24"/>
                <w:szCs w:val="24"/>
                <w:lang w:eastAsia="zh-TW"/>
              </w:rPr>
            </w:pPr>
          </w:p>
          <w:p w14:paraId="6C2A5CA8" w14:textId="77777777" w:rsidR="0033346D"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w:t>
            </w:r>
            <w:r w:rsidR="00223210" w:rsidRPr="003606DA">
              <w:rPr>
                <w:rFonts w:ascii="微软雅黑" w:eastAsia="微软雅黑" w:hAnsi="微软雅黑" w:cs="Arial" w:hint="eastAsia"/>
                <w:sz w:val="24"/>
                <w:szCs w:val="24"/>
                <w:lang w:eastAsia="zh-TW"/>
              </w:rPr>
              <w:t>公司</w:t>
            </w:r>
            <w:r w:rsidRPr="003606DA">
              <w:rPr>
                <w:rFonts w:ascii="微软雅黑" w:eastAsia="微软雅黑" w:hAnsi="微软雅黑" w:cs="Arial" w:hint="eastAsia"/>
                <w:sz w:val="24"/>
                <w:szCs w:val="24"/>
                <w:lang w:eastAsia="zh-TW"/>
              </w:rPr>
              <w:t>地址</w:t>
            </w:r>
            <w:r w:rsidR="00BD3B60">
              <w:rPr>
                <w:rFonts w:ascii="PMingLiU" w:eastAsia="PMingLiU" w:hAnsi="PMingLiU" w:cs="Arial" w:hint="eastAsia"/>
                <w:sz w:val="24"/>
                <w:szCs w:val="24"/>
                <w:lang w:eastAsia="zh-HK"/>
              </w:rPr>
              <w:t>。</w:t>
            </w:r>
          </w:p>
          <w:p w14:paraId="30317BA3" w14:textId="77777777" w:rsidR="00713A56" w:rsidRPr="003606DA" w:rsidRDefault="00713A56" w:rsidP="00713A56">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 xml:space="preserve"> </w:t>
            </w:r>
          </w:p>
          <w:p w14:paraId="7560F78D"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請輸入商業／行業所在地</w:t>
            </w:r>
            <w:r w:rsidR="00BD3B60">
              <w:rPr>
                <w:rFonts w:ascii="PMingLiU" w:eastAsia="PMingLiU" w:hAnsi="PMingLiU" w:cs="Arial" w:hint="eastAsia"/>
                <w:sz w:val="24"/>
                <w:szCs w:val="24"/>
                <w:lang w:eastAsia="zh-HK"/>
              </w:rPr>
              <w:t>。</w:t>
            </w:r>
          </w:p>
          <w:p w14:paraId="2405C62C" w14:textId="77777777" w:rsidR="0033346D" w:rsidRPr="003606DA" w:rsidRDefault="0033346D" w:rsidP="00713A56">
            <w:pPr>
              <w:rPr>
                <w:rFonts w:ascii="微软雅黑" w:eastAsia="微软雅黑" w:hAnsi="微软雅黑" w:cs="Arial"/>
                <w:sz w:val="24"/>
                <w:szCs w:val="24"/>
                <w:lang w:eastAsia="zh-TW"/>
              </w:rPr>
            </w:pPr>
          </w:p>
          <w:p w14:paraId="0C9059D5" w14:textId="77777777" w:rsidR="00713A56" w:rsidRPr="003606DA" w:rsidRDefault="00713A56" w:rsidP="00713A56">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請選擇商業／行業性質</w:t>
            </w:r>
            <w:r w:rsidR="00BD3B60">
              <w:rPr>
                <w:rFonts w:ascii="PMingLiU" w:eastAsia="PMingLiU" w:hAnsi="PMingLiU" w:cs="Arial" w:hint="eastAsia"/>
                <w:sz w:val="24"/>
                <w:szCs w:val="24"/>
                <w:lang w:eastAsia="zh-HK"/>
              </w:rPr>
              <w:t>。</w:t>
            </w:r>
          </w:p>
          <w:p w14:paraId="18D2FDAC" w14:textId="77777777" w:rsidR="0033346D" w:rsidRPr="003606DA" w:rsidRDefault="0033346D" w:rsidP="00713A56">
            <w:pPr>
              <w:rPr>
                <w:rFonts w:ascii="微软雅黑" w:eastAsia="微软雅黑" w:hAnsi="微软雅黑" w:cs="Arial"/>
                <w:sz w:val="24"/>
                <w:szCs w:val="24"/>
                <w:lang w:eastAsia="zh-TW"/>
              </w:rPr>
            </w:pPr>
          </w:p>
          <w:p w14:paraId="715A7949"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請輸入所提供的商</w:t>
            </w:r>
            <w:r w:rsidRPr="003606DA">
              <w:rPr>
                <w:rFonts w:ascii="微软雅黑" w:eastAsia="微软雅黑" w:hAnsi="微软雅黑" w:cs="Arial" w:hint="eastAsia"/>
                <w:sz w:val="24"/>
                <w:szCs w:val="24"/>
                <w:lang w:eastAsia="zh-TW"/>
              </w:rPr>
              <w:lastRenderedPageBreak/>
              <w:t>品或服務</w:t>
            </w:r>
            <w:r w:rsidR="00BD3B60">
              <w:rPr>
                <w:rFonts w:ascii="PMingLiU" w:eastAsia="PMingLiU" w:hAnsi="PMingLiU" w:cs="Arial" w:hint="eastAsia"/>
                <w:sz w:val="24"/>
                <w:szCs w:val="24"/>
                <w:lang w:eastAsia="zh-HK"/>
              </w:rPr>
              <w:t>。</w:t>
            </w:r>
          </w:p>
          <w:p w14:paraId="36EBE280" w14:textId="77777777" w:rsidR="0033346D" w:rsidRPr="003606DA" w:rsidRDefault="0033346D" w:rsidP="00713A56">
            <w:pPr>
              <w:rPr>
                <w:rFonts w:ascii="微软雅黑" w:eastAsia="微软雅黑" w:hAnsi="微软雅黑" w:cs="Arial"/>
                <w:sz w:val="24"/>
                <w:szCs w:val="24"/>
                <w:lang w:eastAsia="zh-TW"/>
              </w:rPr>
            </w:pPr>
          </w:p>
          <w:p w14:paraId="125D2171" w14:textId="77777777" w:rsidR="00713A56" w:rsidRPr="003606DA" w:rsidRDefault="007D40E4" w:rsidP="00713A56">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請輸入年度銷售額（港</w:t>
            </w:r>
            <w:r w:rsidRPr="003606DA">
              <w:rPr>
                <w:rFonts w:ascii="微软雅黑" w:eastAsia="微软雅黑" w:hAnsi="微软雅黑" w:cs="Arial" w:hint="eastAsia"/>
                <w:sz w:val="24"/>
                <w:szCs w:val="24"/>
                <w:lang w:eastAsia="zh-HK"/>
              </w:rPr>
              <w:t>元</w:t>
            </w:r>
            <w:r w:rsidR="00713A56" w:rsidRPr="003606DA">
              <w:rPr>
                <w:rFonts w:ascii="微软雅黑" w:eastAsia="微软雅黑" w:hAnsi="微软雅黑" w:cs="Arial" w:hint="eastAsia"/>
                <w:sz w:val="24"/>
                <w:szCs w:val="24"/>
                <w:lang w:eastAsia="zh-TW"/>
              </w:rPr>
              <w:t>）</w:t>
            </w:r>
            <w:r w:rsidR="00BD3B60">
              <w:rPr>
                <w:rFonts w:ascii="PMingLiU" w:eastAsia="PMingLiU" w:hAnsi="PMingLiU" w:cs="Arial" w:hint="eastAsia"/>
                <w:sz w:val="24"/>
                <w:szCs w:val="24"/>
                <w:lang w:eastAsia="zh-HK"/>
              </w:rPr>
              <w:t>。</w:t>
            </w:r>
          </w:p>
          <w:p w14:paraId="19D8B6D5" w14:textId="77777777" w:rsidR="0033346D" w:rsidRPr="003606DA" w:rsidRDefault="0033346D" w:rsidP="00713A56">
            <w:pPr>
              <w:rPr>
                <w:rFonts w:ascii="微软雅黑" w:eastAsia="微软雅黑" w:hAnsi="微软雅黑" w:cs="Arial"/>
                <w:sz w:val="24"/>
                <w:szCs w:val="24"/>
                <w:lang w:eastAsia="zh-TW"/>
              </w:rPr>
            </w:pPr>
          </w:p>
          <w:p w14:paraId="29EAC77F" w14:textId="77777777" w:rsidR="00713A56" w:rsidRPr="00BD3B60" w:rsidRDefault="007D40E4"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請輸入年度</w:t>
            </w:r>
            <w:r w:rsidR="00F67C03" w:rsidRPr="003606DA">
              <w:rPr>
                <w:rFonts w:ascii="微软雅黑" w:eastAsia="微软雅黑" w:hAnsi="微软雅黑" w:cs="Arial" w:hint="eastAsia"/>
                <w:sz w:val="24"/>
                <w:szCs w:val="24"/>
                <w:lang w:eastAsia="zh-TW"/>
              </w:rPr>
              <w:t>淨</w:t>
            </w:r>
            <w:r w:rsidRPr="003606DA">
              <w:rPr>
                <w:rFonts w:ascii="微软雅黑" w:eastAsia="微软雅黑" w:hAnsi="微软雅黑" w:cs="Arial" w:hint="eastAsia"/>
                <w:sz w:val="24"/>
                <w:szCs w:val="24"/>
                <w:lang w:eastAsia="zh-TW"/>
              </w:rPr>
              <w:t>收益（港</w:t>
            </w:r>
            <w:r w:rsidRPr="003606DA">
              <w:rPr>
                <w:rFonts w:ascii="微软雅黑" w:eastAsia="微软雅黑" w:hAnsi="微软雅黑" w:cs="Arial" w:hint="eastAsia"/>
                <w:sz w:val="24"/>
                <w:szCs w:val="24"/>
                <w:lang w:eastAsia="zh-HK"/>
              </w:rPr>
              <w:t>元</w:t>
            </w:r>
            <w:r w:rsidR="00713A56" w:rsidRPr="003606DA">
              <w:rPr>
                <w:rFonts w:ascii="微软雅黑" w:eastAsia="微软雅黑" w:hAnsi="微软雅黑" w:cs="Arial" w:hint="eastAsia"/>
                <w:sz w:val="24"/>
                <w:szCs w:val="24"/>
                <w:lang w:eastAsia="zh-TW"/>
              </w:rPr>
              <w:t>）</w:t>
            </w:r>
            <w:r w:rsidR="00BD3B60">
              <w:rPr>
                <w:rFonts w:ascii="PMingLiU" w:eastAsia="PMingLiU" w:hAnsi="PMingLiU" w:cs="Arial" w:hint="eastAsia"/>
                <w:sz w:val="24"/>
                <w:szCs w:val="24"/>
                <w:lang w:eastAsia="zh-HK"/>
              </w:rPr>
              <w:t>。</w:t>
            </w:r>
          </w:p>
          <w:p w14:paraId="2EF41CDE" w14:textId="77777777" w:rsidR="0033346D" w:rsidRPr="003606DA" w:rsidRDefault="0033346D" w:rsidP="00713A56">
            <w:pPr>
              <w:rPr>
                <w:rFonts w:ascii="微软雅黑" w:eastAsia="微软雅黑" w:hAnsi="微软雅黑" w:cs="Arial"/>
                <w:sz w:val="24"/>
                <w:szCs w:val="24"/>
                <w:lang w:eastAsia="zh-TW"/>
              </w:rPr>
            </w:pPr>
          </w:p>
          <w:p w14:paraId="6604404C"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請選擇開戶用途</w:t>
            </w:r>
            <w:r w:rsidR="00BD3B60">
              <w:rPr>
                <w:rFonts w:ascii="PMingLiU" w:eastAsia="PMingLiU" w:hAnsi="PMingLiU" w:cs="Arial" w:hint="eastAsia"/>
                <w:sz w:val="24"/>
                <w:szCs w:val="24"/>
                <w:lang w:eastAsia="zh-HK"/>
              </w:rPr>
              <w:t>。</w:t>
            </w:r>
          </w:p>
          <w:p w14:paraId="4C2380AB" w14:textId="77777777" w:rsidR="00713A56" w:rsidRPr="003606DA" w:rsidRDefault="00713A56" w:rsidP="00713A56">
            <w:pPr>
              <w:rPr>
                <w:rFonts w:ascii="微软雅黑" w:eastAsia="微软雅黑" w:hAnsi="微软雅黑" w:cs="Arial"/>
                <w:sz w:val="24"/>
                <w:szCs w:val="24"/>
                <w:lang w:eastAsia="zh-TW"/>
              </w:rPr>
            </w:pPr>
          </w:p>
          <w:p w14:paraId="090C10E4" w14:textId="77777777" w:rsidR="00713A56" w:rsidRPr="003606DA" w:rsidRDefault="00713A56" w:rsidP="00713A56">
            <w:pPr>
              <w:rPr>
                <w:rFonts w:ascii="微软雅黑" w:eastAsia="微软雅黑" w:hAnsi="微软雅黑" w:cs="Arial"/>
                <w:sz w:val="24"/>
                <w:szCs w:val="24"/>
                <w:lang w:eastAsia="zh-TW"/>
              </w:rPr>
            </w:pPr>
          </w:p>
          <w:p w14:paraId="2EF0BC77" w14:textId="77777777" w:rsidR="00713A56" w:rsidRPr="003606DA" w:rsidRDefault="00713A56" w:rsidP="00713A56">
            <w:pPr>
              <w:rPr>
                <w:rFonts w:ascii="微软雅黑" w:eastAsia="微软雅黑" w:hAnsi="微软雅黑" w:cs="Arial"/>
                <w:sz w:val="24"/>
                <w:szCs w:val="24"/>
                <w:lang w:eastAsia="zh-TW"/>
              </w:rPr>
            </w:pPr>
          </w:p>
        </w:tc>
        <w:tc>
          <w:tcPr>
            <w:tcW w:w="2698" w:type="dxa"/>
          </w:tcPr>
          <w:p w14:paraId="647AFF90"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lastRenderedPageBreak/>
              <w:t>请输入你公司</w:t>
            </w:r>
            <w:r w:rsidR="00313C63" w:rsidRPr="003606DA">
              <w:rPr>
                <w:rFonts w:ascii="微软雅黑" w:eastAsia="微软雅黑" w:hAnsi="微软雅黑" w:cs="Calibri" w:hint="eastAsia"/>
                <w:color w:val="000000"/>
              </w:rPr>
              <w:t>的</w:t>
            </w:r>
            <w:r w:rsidRPr="003606DA">
              <w:rPr>
                <w:rFonts w:ascii="微软雅黑" w:eastAsia="微软雅黑" w:hAnsi="微软雅黑" w:cs="Calibri" w:hint="eastAsia"/>
                <w:color w:val="000000"/>
              </w:rPr>
              <w:t>英文名称</w:t>
            </w:r>
            <w:r w:rsidR="00BD3B60">
              <w:rPr>
                <w:rFonts w:ascii="PMingLiU" w:eastAsia="PMingLiU" w:hAnsi="PMingLiU" w:cs="Arial" w:hint="eastAsia"/>
                <w:sz w:val="24"/>
                <w:szCs w:val="24"/>
                <w:lang w:eastAsia="zh-HK"/>
              </w:rPr>
              <w:t>。</w:t>
            </w:r>
          </w:p>
          <w:p w14:paraId="5DAB2B73" w14:textId="77777777" w:rsidR="00713A56" w:rsidRPr="003606DA" w:rsidRDefault="00713A56" w:rsidP="00713A56">
            <w:pPr>
              <w:rPr>
                <w:rFonts w:ascii="微软雅黑" w:eastAsia="微软雅黑" w:hAnsi="微软雅黑" w:cs="Calibri"/>
                <w:color w:val="000000"/>
              </w:rPr>
            </w:pPr>
          </w:p>
          <w:p w14:paraId="0AAEC973"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请选择公司类别</w:t>
            </w:r>
            <w:r w:rsidR="00BD3B60">
              <w:rPr>
                <w:rFonts w:ascii="PMingLiU" w:eastAsia="PMingLiU" w:hAnsi="PMingLiU" w:cs="Arial" w:hint="eastAsia"/>
                <w:sz w:val="24"/>
                <w:szCs w:val="24"/>
                <w:lang w:eastAsia="zh-HK"/>
              </w:rPr>
              <w:t>。</w:t>
            </w:r>
          </w:p>
          <w:p w14:paraId="6E72FF1D" w14:textId="77777777" w:rsidR="0033346D" w:rsidRPr="003606DA" w:rsidRDefault="0033346D" w:rsidP="00713A56">
            <w:pPr>
              <w:rPr>
                <w:rFonts w:ascii="微软雅黑" w:eastAsia="微软雅黑" w:hAnsi="微软雅黑" w:cs="Calibri"/>
                <w:color w:val="000000"/>
              </w:rPr>
            </w:pPr>
          </w:p>
          <w:p w14:paraId="4CB20088"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请输入有效的电话号码</w:t>
            </w:r>
            <w:r w:rsidR="00BD3B60">
              <w:rPr>
                <w:rFonts w:ascii="PMingLiU" w:eastAsia="PMingLiU" w:hAnsi="PMingLiU" w:cs="Arial" w:hint="eastAsia"/>
                <w:sz w:val="24"/>
                <w:szCs w:val="24"/>
                <w:lang w:eastAsia="zh-HK"/>
              </w:rPr>
              <w:t>。</w:t>
            </w:r>
          </w:p>
          <w:p w14:paraId="63CB4B21" w14:textId="77777777" w:rsidR="0033346D" w:rsidRPr="003606DA" w:rsidRDefault="0033346D" w:rsidP="00713A56">
            <w:pPr>
              <w:rPr>
                <w:rFonts w:ascii="微软雅黑" w:eastAsia="微软雅黑" w:hAnsi="微软雅黑" w:cs="Calibri"/>
                <w:color w:val="000000"/>
              </w:rPr>
            </w:pPr>
          </w:p>
          <w:p w14:paraId="090E1625"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请选择</w:t>
            </w:r>
            <w:r w:rsidR="00313C63" w:rsidRPr="003606DA">
              <w:rPr>
                <w:rFonts w:ascii="微软雅黑" w:eastAsia="微软雅黑" w:hAnsi="微软雅黑" w:cs="Arial" w:hint="eastAsia"/>
                <w:sz w:val="24"/>
                <w:szCs w:val="24"/>
              </w:rPr>
              <w:t>登記</w:t>
            </w:r>
            <w:r w:rsidR="009438F9" w:rsidRPr="003606DA">
              <w:rPr>
                <w:rFonts w:ascii="微软雅黑" w:eastAsia="微软雅黑" w:hAnsi="微软雅黑" w:cs="Arial" w:hint="eastAsia"/>
                <w:sz w:val="24"/>
                <w:szCs w:val="24"/>
              </w:rPr>
              <w:t>／</w:t>
            </w:r>
            <w:r w:rsidRPr="003606DA">
              <w:rPr>
                <w:rFonts w:ascii="微软雅黑" w:eastAsia="微软雅黑" w:hAnsi="微软雅黑" w:cs="Calibri" w:hint="eastAsia"/>
                <w:color w:val="000000"/>
              </w:rPr>
              <w:t>注册日期</w:t>
            </w:r>
            <w:r w:rsidR="00BD3B60">
              <w:rPr>
                <w:rFonts w:ascii="PMingLiU" w:eastAsia="PMingLiU" w:hAnsi="PMingLiU" w:cs="Arial" w:hint="eastAsia"/>
                <w:sz w:val="24"/>
                <w:szCs w:val="24"/>
                <w:lang w:eastAsia="zh-HK"/>
              </w:rPr>
              <w:t>。</w:t>
            </w:r>
          </w:p>
          <w:p w14:paraId="7C744528" w14:textId="77777777" w:rsidR="0033346D" w:rsidRPr="003606DA" w:rsidRDefault="0033346D" w:rsidP="00713A56">
            <w:pPr>
              <w:rPr>
                <w:rFonts w:ascii="微软雅黑" w:eastAsia="微软雅黑" w:hAnsi="微软雅黑" w:cs="Calibri"/>
                <w:color w:val="000000"/>
              </w:rPr>
            </w:pPr>
          </w:p>
          <w:p w14:paraId="138E06D2"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w:t>
            </w:r>
            <w:r w:rsidR="00F67C03" w:rsidRPr="003606DA">
              <w:rPr>
                <w:rFonts w:ascii="微软雅黑" w:eastAsia="微软雅黑" w:hAnsi="微软雅黑" w:cs="Calibri" w:hint="eastAsia"/>
                <w:color w:val="000000"/>
              </w:rPr>
              <w:t>登记</w:t>
            </w:r>
            <w:r w:rsidR="009438F9" w:rsidRPr="003606DA">
              <w:rPr>
                <w:rFonts w:ascii="微软雅黑" w:eastAsia="微软雅黑" w:hAnsi="微软雅黑" w:cs="Arial" w:hint="eastAsia"/>
                <w:sz w:val="24"/>
                <w:szCs w:val="24"/>
              </w:rPr>
              <w:t>／</w:t>
            </w:r>
            <w:r w:rsidRPr="003606DA">
              <w:rPr>
                <w:rFonts w:ascii="微软雅黑" w:eastAsia="微软雅黑" w:hAnsi="微软雅黑" w:cs="Calibri" w:hint="eastAsia"/>
                <w:color w:val="000000"/>
              </w:rPr>
              <w:t>注册地区</w:t>
            </w:r>
            <w:r w:rsidR="00BD3B60">
              <w:rPr>
                <w:rFonts w:ascii="PMingLiU" w:eastAsia="PMingLiU" w:hAnsi="PMingLiU" w:cs="Arial" w:hint="eastAsia"/>
                <w:sz w:val="24"/>
                <w:szCs w:val="24"/>
                <w:lang w:eastAsia="zh-HK"/>
              </w:rPr>
              <w:t>。</w:t>
            </w:r>
          </w:p>
          <w:p w14:paraId="4AA8605C" w14:textId="77777777" w:rsidR="0033346D" w:rsidRPr="003606DA" w:rsidRDefault="0033346D" w:rsidP="00713A56">
            <w:pPr>
              <w:rPr>
                <w:rFonts w:ascii="微软雅黑" w:eastAsia="微软雅黑" w:hAnsi="微软雅黑" w:cs="Calibri"/>
                <w:color w:val="000000"/>
              </w:rPr>
            </w:pPr>
          </w:p>
          <w:p w14:paraId="38857A7F"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w:t>
            </w:r>
            <w:r w:rsidR="00223210" w:rsidRPr="003606DA">
              <w:rPr>
                <w:rFonts w:ascii="微软雅黑" w:eastAsia="微软雅黑" w:hAnsi="微软雅黑" w:cs="Calibri" w:hint="eastAsia"/>
                <w:color w:val="000000"/>
              </w:rPr>
              <w:t>公司</w:t>
            </w:r>
            <w:r w:rsidRPr="003606DA">
              <w:rPr>
                <w:rFonts w:ascii="微软雅黑" w:eastAsia="微软雅黑" w:hAnsi="微软雅黑" w:cs="Calibri" w:hint="eastAsia"/>
                <w:color w:val="000000"/>
              </w:rPr>
              <w:t>地址</w:t>
            </w:r>
            <w:r w:rsidR="00BD3B60">
              <w:rPr>
                <w:rFonts w:ascii="PMingLiU" w:eastAsia="PMingLiU" w:hAnsi="PMingLiU" w:cs="Arial" w:hint="eastAsia"/>
                <w:sz w:val="24"/>
                <w:szCs w:val="24"/>
                <w:lang w:eastAsia="zh-HK"/>
              </w:rPr>
              <w:t>。</w:t>
            </w:r>
          </w:p>
          <w:p w14:paraId="73B92224" w14:textId="77777777" w:rsidR="0033346D" w:rsidRPr="003606DA" w:rsidRDefault="0033346D" w:rsidP="00713A56">
            <w:pPr>
              <w:rPr>
                <w:rFonts w:ascii="微软雅黑" w:eastAsia="微软雅黑" w:hAnsi="微软雅黑" w:cs="Calibri"/>
                <w:color w:val="000000"/>
              </w:rPr>
            </w:pPr>
          </w:p>
          <w:p w14:paraId="205FAE46"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请输入商业／行业所在地</w:t>
            </w:r>
            <w:r w:rsidR="00BD3B60">
              <w:rPr>
                <w:rFonts w:ascii="PMingLiU" w:eastAsia="PMingLiU" w:hAnsi="PMingLiU" w:cs="Arial" w:hint="eastAsia"/>
                <w:sz w:val="24"/>
                <w:szCs w:val="24"/>
                <w:lang w:eastAsia="zh-HK"/>
              </w:rPr>
              <w:t>。</w:t>
            </w:r>
          </w:p>
          <w:p w14:paraId="11AD7C30" w14:textId="77777777" w:rsidR="0033346D" w:rsidRPr="003606DA" w:rsidRDefault="0033346D" w:rsidP="00713A56">
            <w:pPr>
              <w:rPr>
                <w:rFonts w:ascii="微软雅黑" w:eastAsia="微软雅黑" w:hAnsi="微软雅黑" w:cs="Calibri"/>
                <w:color w:val="000000"/>
              </w:rPr>
            </w:pPr>
          </w:p>
          <w:p w14:paraId="4781FF39"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请选择商业／行业性质</w:t>
            </w:r>
            <w:r w:rsidR="00BD3B60">
              <w:rPr>
                <w:rFonts w:ascii="PMingLiU" w:eastAsia="PMingLiU" w:hAnsi="PMingLiU" w:cs="Arial" w:hint="eastAsia"/>
                <w:sz w:val="24"/>
                <w:szCs w:val="24"/>
                <w:lang w:eastAsia="zh-HK"/>
              </w:rPr>
              <w:t>。</w:t>
            </w:r>
          </w:p>
          <w:p w14:paraId="612919FA" w14:textId="77777777" w:rsidR="0033346D" w:rsidRPr="003606DA" w:rsidRDefault="0033346D" w:rsidP="00713A56">
            <w:pPr>
              <w:rPr>
                <w:rFonts w:ascii="微软雅黑" w:eastAsia="微软雅黑" w:hAnsi="微软雅黑" w:cs="Calibri"/>
                <w:color w:val="000000"/>
              </w:rPr>
            </w:pPr>
          </w:p>
          <w:p w14:paraId="00D677B9"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请输入所提供的商品或服务</w:t>
            </w:r>
            <w:r w:rsidR="00BD3B60">
              <w:rPr>
                <w:rFonts w:ascii="PMingLiU" w:eastAsia="PMingLiU" w:hAnsi="PMingLiU" w:cs="Arial" w:hint="eastAsia"/>
                <w:sz w:val="24"/>
                <w:szCs w:val="24"/>
                <w:lang w:eastAsia="zh-HK"/>
              </w:rPr>
              <w:t>。</w:t>
            </w:r>
          </w:p>
          <w:p w14:paraId="3EBB96E6" w14:textId="77777777" w:rsidR="0033346D" w:rsidRPr="003606DA" w:rsidRDefault="0033346D" w:rsidP="00713A56">
            <w:pPr>
              <w:rPr>
                <w:rFonts w:ascii="微软雅黑" w:eastAsia="微软雅黑" w:hAnsi="微软雅黑" w:cs="Calibri"/>
                <w:color w:val="000000"/>
              </w:rPr>
            </w:pPr>
          </w:p>
          <w:p w14:paraId="3D98D337" w14:textId="77777777" w:rsidR="00713A56" w:rsidRPr="003606DA" w:rsidRDefault="007D40E4" w:rsidP="00713A56">
            <w:pPr>
              <w:rPr>
                <w:rFonts w:ascii="微软雅黑" w:eastAsia="微软雅黑" w:hAnsi="微软雅黑" w:cs="Calibri"/>
                <w:color w:val="000000"/>
              </w:rPr>
            </w:pPr>
            <w:r w:rsidRPr="003606DA">
              <w:rPr>
                <w:rFonts w:ascii="微软雅黑" w:eastAsia="微软雅黑" w:hAnsi="微软雅黑" w:cs="Calibri" w:hint="eastAsia"/>
                <w:color w:val="000000"/>
              </w:rPr>
              <w:lastRenderedPageBreak/>
              <w:t>请输入年度销售额（港</w:t>
            </w:r>
            <w:r w:rsidRPr="003606DA">
              <w:rPr>
                <w:rFonts w:ascii="微软雅黑" w:eastAsia="微软雅黑" w:hAnsi="微软雅黑" w:cs="Arial" w:hint="eastAsia"/>
                <w:color w:val="333333"/>
                <w:sz w:val="24"/>
                <w:szCs w:val="24"/>
                <w:lang w:eastAsia="zh-HK"/>
              </w:rPr>
              <w:t>元</w:t>
            </w:r>
            <w:r w:rsidR="00713A56" w:rsidRPr="003606DA">
              <w:rPr>
                <w:rFonts w:ascii="微软雅黑" w:eastAsia="微软雅黑" w:hAnsi="微软雅黑" w:cs="Calibri" w:hint="eastAsia"/>
                <w:color w:val="000000"/>
              </w:rPr>
              <w:t>）</w:t>
            </w:r>
            <w:r w:rsidR="00BD3B60">
              <w:rPr>
                <w:rFonts w:ascii="PMingLiU" w:eastAsia="PMingLiU" w:hAnsi="PMingLiU" w:cs="Arial" w:hint="eastAsia"/>
                <w:sz w:val="24"/>
                <w:szCs w:val="24"/>
                <w:lang w:eastAsia="zh-HK"/>
              </w:rPr>
              <w:t>。</w:t>
            </w:r>
          </w:p>
          <w:p w14:paraId="2AEBCC3C" w14:textId="77777777" w:rsidR="0033346D" w:rsidRPr="003606DA" w:rsidRDefault="0033346D" w:rsidP="00713A56">
            <w:pPr>
              <w:rPr>
                <w:rFonts w:ascii="微软雅黑" w:eastAsia="微软雅黑" w:hAnsi="微软雅黑" w:cs="Calibri"/>
                <w:color w:val="000000"/>
              </w:rPr>
            </w:pPr>
          </w:p>
          <w:p w14:paraId="3306D8D0" w14:textId="77777777" w:rsidR="00713A56" w:rsidRPr="003606DA" w:rsidRDefault="007D40E4"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请输入年度</w:t>
            </w:r>
            <w:r w:rsidR="00F67C03" w:rsidRPr="003606DA">
              <w:rPr>
                <w:rFonts w:ascii="微软雅黑" w:eastAsia="微软雅黑" w:hAnsi="微软雅黑" w:cs="Calibri" w:hint="eastAsia"/>
                <w:color w:val="000000"/>
              </w:rPr>
              <w:t>净</w:t>
            </w:r>
            <w:r w:rsidRPr="003606DA">
              <w:rPr>
                <w:rFonts w:ascii="微软雅黑" w:eastAsia="微软雅黑" w:hAnsi="微软雅黑" w:cs="Calibri" w:hint="eastAsia"/>
                <w:color w:val="000000"/>
              </w:rPr>
              <w:t>收益（港</w:t>
            </w:r>
            <w:r w:rsidRPr="003606DA">
              <w:rPr>
                <w:rFonts w:ascii="微软雅黑" w:eastAsia="微软雅黑" w:hAnsi="微软雅黑" w:cs="Arial" w:hint="eastAsia"/>
                <w:color w:val="333333"/>
                <w:sz w:val="24"/>
                <w:szCs w:val="24"/>
                <w:lang w:eastAsia="zh-HK"/>
              </w:rPr>
              <w:t>元</w:t>
            </w:r>
            <w:r w:rsidR="00713A56" w:rsidRPr="003606DA">
              <w:rPr>
                <w:rFonts w:ascii="微软雅黑" w:eastAsia="微软雅黑" w:hAnsi="微软雅黑" w:cs="Calibri" w:hint="eastAsia"/>
                <w:color w:val="000000"/>
              </w:rPr>
              <w:t>）</w:t>
            </w:r>
            <w:r w:rsidR="00BD3B60">
              <w:rPr>
                <w:rFonts w:ascii="PMingLiU" w:eastAsia="PMingLiU" w:hAnsi="PMingLiU" w:cs="Arial" w:hint="eastAsia"/>
                <w:sz w:val="24"/>
                <w:szCs w:val="24"/>
                <w:lang w:eastAsia="zh-HK"/>
              </w:rPr>
              <w:t>。</w:t>
            </w:r>
          </w:p>
          <w:p w14:paraId="28B87430" w14:textId="77777777" w:rsidR="0033346D" w:rsidRPr="003606DA" w:rsidRDefault="0033346D" w:rsidP="00713A56">
            <w:pPr>
              <w:rPr>
                <w:rFonts w:ascii="微软雅黑" w:eastAsia="微软雅黑" w:hAnsi="微软雅黑" w:cs="Calibri"/>
                <w:color w:val="000000"/>
              </w:rPr>
            </w:pPr>
          </w:p>
          <w:p w14:paraId="474E19FF"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请选择开户用途</w:t>
            </w:r>
            <w:r w:rsidR="00BD3B60">
              <w:rPr>
                <w:rFonts w:ascii="PMingLiU" w:eastAsia="PMingLiU" w:hAnsi="PMingLiU" w:cs="Arial" w:hint="eastAsia"/>
                <w:sz w:val="24"/>
                <w:szCs w:val="24"/>
                <w:lang w:eastAsia="zh-HK"/>
              </w:rPr>
              <w:t>。</w:t>
            </w:r>
          </w:p>
          <w:p w14:paraId="1A482D32" w14:textId="77777777" w:rsidR="00713A56" w:rsidRPr="003606DA" w:rsidRDefault="00713A56" w:rsidP="00713A56">
            <w:pPr>
              <w:rPr>
                <w:rFonts w:ascii="微软雅黑" w:eastAsia="微软雅黑" w:hAnsi="微软雅黑" w:cs="Calibri"/>
                <w:color w:val="000000"/>
              </w:rPr>
            </w:pPr>
          </w:p>
          <w:p w14:paraId="5DFA9DAC" w14:textId="77777777" w:rsidR="00713A56" w:rsidRPr="003606DA" w:rsidRDefault="00713A56" w:rsidP="00713A56">
            <w:pPr>
              <w:rPr>
                <w:rFonts w:ascii="微软雅黑" w:eastAsia="微软雅黑" w:hAnsi="微软雅黑" w:cs="Arial"/>
                <w:sz w:val="24"/>
                <w:szCs w:val="24"/>
              </w:rPr>
            </w:pPr>
          </w:p>
        </w:tc>
      </w:tr>
      <w:tr w:rsidR="00F73ECE" w14:paraId="4B4CB724" w14:textId="77777777" w:rsidTr="00F026B8">
        <w:tc>
          <w:tcPr>
            <w:tcW w:w="2697" w:type="dxa"/>
          </w:tcPr>
          <w:p w14:paraId="261F8BDF" w14:textId="77777777" w:rsidR="00F026B8" w:rsidRDefault="00F73ECE">
            <w:pPr>
              <w:rPr>
                <w:rFonts w:ascii="Arial" w:hAnsi="Arial" w:cs="Arial"/>
                <w:sz w:val="24"/>
                <w:szCs w:val="24"/>
              </w:rPr>
            </w:pPr>
            <w:r>
              <w:rPr>
                <w:noProof/>
              </w:rPr>
              <w:lastRenderedPageBreak/>
              <w:drawing>
                <wp:inline distT="0" distB="0" distL="0" distR="0" wp14:anchorId="0DD46544" wp14:editId="283D9C86">
                  <wp:extent cx="3786130" cy="939521"/>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5399" cy="954228"/>
                          </a:xfrm>
                          <a:prstGeom prst="rect">
                            <a:avLst/>
                          </a:prstGeom>
                        </pic:spPr>
                      </pic:pic>
                    </a:graphicData>
                  </a:graphic>
                </wp:inline>
              </w:drawing>
            </w:r>
          </w:p>
        </w:tc>
        <w:tc>
          <w:tcPr>
            <w:tcW w:w="2697" w:type="dxa"/>
          </w:tcPr>
          <w:p w14:paraId="2345A462"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business.</w:t>
            </w:r>
          </w:p>
          <w:p w14:paraId="41C00A2F" w14:textId="77777777" w:rsidR="0033346D" w:rsidRPr="00313C63" w:rsidRDefault="0033346D" w:rsidP="0033346D">
            <w:pPr>
              <w:rPr>
                <w:rFonts w:ascii="Arial" w:hAnsi="Arial" w:cs="Arial"/>
                <w:sz w:val="24"/>
                <w:szCs w:val="24"/>
              </w:rPr>
            </w:pPr>
          </w:p>
          <w:p w14:paraId="7F538AF5"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company structure.</w:t>
            </w:r>
          </w:p>
          <w:p w14:paraId="4306C9B2" w14:textId="77777777" w:rsidR="0033346D" w:rsidRPr="00313C63" w:rsidRDefault="0033346D" w:rsidP="0033346D">
            <w:pPr>
              <w:rPr>
                <w:rFonts w:ascii="Arial" w:hAnsi="Arial" w:cs="Arial"/>
                <w:sz w:val="24"/>
                <w:szCs w:val="24"/>
              </w:rPr>
            </w:pPr>
          </w:p>
          <w:p w14:paraId="767492B1"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company structure.</w:t>
            </w:r>
          </w:p>
          <w:p w14:paraId="712C991E" w14:textId="77777777" w:rsidR="0033346D" w:rsidRPr="00313C63" w:rsidRDefault="0033346D" w:rsidP="0033346D">
            <w:pPr>
              <w:rPr>
                <w:rFonts w:ascii="Arial" w:hAnsi="Arial" w:cs="Arial"/>
                <w:sz w:val="24"/>
                <w:szCs w:val="24"/>
              </w:rPr>
            </w:pPr>
          </w:p>
          <w:p w14:paraId="56FB07D0"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company structure.</w:t>
            </w:r>
          </w:p>
          <w:p w14:paraId="77679066" w14:textId="77777777" w:rsidR="0033346D" w:rsidRPr="00313C63" w:rsidRDefault="0033346D" w:rsidP="0033346D">
            <w:pPr>
              <w:rPr>
                <w:rFonts w:ascii="Arial" w:hAnsi="Arial" w:cs="Arial"/>
                <w:sz w:val="24"/>
                <w:szCs w:val="24"/>
              </w:rPr>
            </w:pPr>
          </w:p>
          <w:p w14:paraId="5B1B9117"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company structure.</w:t>
            </w:r>
          </w:p>
          <w:p w14:paraId="4B99F8E5" w14:textId="77777777" w:rsidR="0033346D" w:rsidRPr="00313C63" w:rsidRDefault="0033346D" w:rsidP="0033346D">
            <w:pPr>
              <w:rPr>
                <w:rFonts w:ascii="Arial" w:hAnsi="Arial" w:cs="Arial"/>
                <w:sz w:val="24"/>
                <w:szCs w:val="24"/>
              </w:rPr>
            </w:pPr>
          </w:p>
          <w:p w14:paraId="6CEE455A" w14:textId="77777777" w:rsidR="00F026B8" w:rsidRPr="00313C63" w:rsidRDefault="0033346D" w:rsidP="0033346D">
            <w:pPr>
              <w:rPr>
                <w:rFonts w:ascii="Arial" w:hAnsi="Arial" w:cs="Arial"/>
                <w:sz w:val="24"/>
                <w:szCs w:val="24"/>
              </w:rPr>
            </w:pPr>
            <w:r w:rsidRPr="00313C63">
              <w:rPr>
                <w:rFonts w:ascii="Arial" w:hAnsi="Arial" w:cs="Arial"/>
                <w:sz w:val="24"/>
                <w:szCs w:val="24"/>
              </w:rPr>
              <w:t>Please indicate your interested banking services.</w:t>
            </w:r>
          </w:p>
        </w:tc>
        <w:tc>
          <w:tcPr>
            <w:tcW w:w="2698" w:type="dxa"/>
          </w:tcPr>
          <w:p w14:paraId="0BE77793" w14:textId="77777777" w:rsidR="0033346D" w:rsidRPr="003606DA" w:rsidRDefault="0033346D" w:rsidP="0033346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請說明你公司</w:t>
            </w:r>
            <w:r w:rsidR="00F67C0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業務</w:t>
            </w:r>
            <w:r w:rsidR="00BD3B60">
              <w:rPr>
                <w:rFonts w:ascii="PMingLiU" w:eastAsia="PMingLiU" w:hAnsi="PMingLiU" w:cs="Arial" w:hint="eastAsia"/>
                <w:sz w:val="24"/>
                <w:szCs w:val="24"/>
                <w:lang w:eastAsia="zh-HK"/>
              </w:rPr>
              <w:t>。</w:t>
            </w:r>
          </w:p>
          <w:p w14:paraId="49E2E8D7" w14:textId="77777777" w:rsidR="0033346D" w:rsidRPr="003606DA" w:rsidRDefault="0033346D" w:rsidP="0033346D">
            <w:pPr>
              <w:rPr>
                <w:rFonts w:ascii="微软雅黑" w:eastAsia="微软雅黑" w:hAnsi="微软雅黑" w:cs="Arial"/>
                <w:sz w:val="24"/>
                <w:szCs w:val="24"/>
                <w:lang w:eastAsia="zh-TW"/>
              </w:rPr>
            </w:pPr>
          </w:p>
          <w:p w14:paraId="210B60EA"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請說明你公司</w:t>
            </w:r>
            <w:r w:rsidR="00F67C0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結構</w:t>
            </w:r>
            <w:r w:rsidR="00BD3B60">
              <w:rPr>
                <w:rFonts w:ascii="PMingLiU" w:eastAsia="PMingLiU" w:hAnsi="PMingLiU" w:cs="Arial" w:hint="eastAsia"/>
                <w:sz w:val="24"/>
                <w:szCs w:val="24"/>
                <w:lang w:eastAsia="zh-HK"/>
              </w:rPr>
              <w:t>。</w:t>
            </w:r>
          </w:p>
          <w:p w14:paraId="4C91BE8F" w14:textId="77777777" w:rsidR="0033346D" w:rsidRPr="003606DA" w:rsidRDefault="0033346D" w:rsidP="0033346D">
            <w:pPr>
              <w:rPr>
                <w:rFonts w:ascii="微软雅黑" w:eastAsia="微软雅黑" w:hAnsi="微软雅黑" w:cs="Arial"/>
                <w:sz w:val="24"/>
                <w:szCs w:val="24"/>
                <w:lang w:eastAsia="zh-TW"/>
              </w:rPr>
            </w:pPr>
          </w:p>
          <w:p w14:paraId="0E484DB7"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請說明你公司</w:t>
            </w:r>
            <w:r w:rsidR="00F67C0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結構</w:t>
            </w:r>
            <w:r w:rsidR="00BD3B60">
              <w:rPr>
                <w:rFonts w:ascii="PMingLiU" w:eastAsia="PMingLiU" w:hAnsi="PMingLiU" w:cs="Arial" w:hint="eastAsia"/>
                <w:sz w:val="24"/>
                <w:szCs w:val="24"/>
                <w:lang w:eastAsia="zh-HK"/>
              </w:rPr>
              <w:t>。</w:t>
            </w:r>
          </w:p>
          <w:p w14:paraId="06DA3030" w14:textId="77777777" w:rsidR="0033346D" w:rsidRPr="003606DA" w:rsidRDefault="0033346D" w:rsidP="0033346D">
            <w:pPr>
              <w:rPr>
                <w:rFonts w:ascii="微软雅黑" w:eastAsia="微软雅黑" w:hAnsi="微软雅黑" w:cs="Arial"/>
                <w:sz w:val="24"/>
                <w:szCs w:val="24"/>
                <w:lang w:eastAsia="zh-TW"/>
              </w:rPr>
            </w:pPr>
          </w:p>
          <w:p w14:paraId="7B775895"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請說明你公司</w:t>
            </w:r>
            <w:r w:rsidR="00F67C0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結構</w:t>
            </w:r>
            <w:r w:rsidR="00BD3B60">
              <w:rPr>
                <w:rFonts w:ascii="PMingLiU" w:eastAsia="PMingLiU" w:hAnsi="PMingLiU" w:cs="Arial" w:hint="eastAsia"/>
                <w:sz w:val="24"/>
                <w:szCs w:val="24"/>
                <w:lang w:eastAsia="zh-HK"/>
              </w:rPr>
              <w:t>。</w:t>
            </w:r>
          </w:p>
          <w:p w14:paraId="2C8E4058" w14:textId="77777777" w:rsidR="0033346D" w:rsidRPr="003606DA" w:rsidRDefault="0033346D" w:rsidP="0033346D">
            <w:pPr>
              <w:rPr>
                <w:rFonts w:ascii="微软雅黑" w:eastAsia="微软雅黑" w:hAnsi="微软雅黑" w:cs="Arial"/>
                <w:sz w:val="24"/>
                <w:szCs w:val="24"/>
                <w:lang w:eastAsia="zh-TW"/>
              </w:rPr>
            </w:pPr>
          </w:p>
          <w:p w14:paraId="68473F51"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lastRenderedPageBreak/>
              <w:t>請說明你公司</w:t>
            </w:r>
            <w:r w:rsidR="00F67C0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結構</w:t>
            </w:r>
            <w:r w:rsidR="00BD3B60">
              <w:rPr>
                <w:rFonts w:ascii="PMingLiU" w:eastAsia="PMingLiU" w:hAnsi="PMingLiU" w:cs="Arial" w:hint="eastAsia"/>
                <w:sz w:val="24"/>
                <w:szCs w:val="24"/>
                <w:lang w:eastAsia="zh-HK"/>
              </w:rPr>
              <w:t>。</w:t>
            </w:r>
          </w:p>
          <w:p w14:paraId="1054EDFB" w14:textId="77777777" w:rsidR="0033346D" w:rsidRPr="003606DA" w:rsidRDefault="0033346D" w:rsidP="0033346D">
            <w:pPr>
              <w:rPr>
                <w:rFonts w:ascii="微软雅黑" w:eastAsia="微软雅黑" w:hAnsi="微软雅黑" w:cs="Arial"/>
                <w:sz w:val="24"/>
                <w:szCs w:val="24"/>
                <w:lang w:eastAsia="zh-TW"/>
              </w:rPr>
            </w:pPr>
          </w:p>
          <w:p w14:paraId="253A6AB6" w14:textId="77777777" w:rsidR="00F026B8"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請說明你感興趣的銀行服務</w:t>
            </w:r>
            <w:r w:rsidR="00BD3B60">
              <w:rPr>
                <w:rFonts w:ascii="PMingLiU" w:eastAsia="PMingLiU" w:hAnsi="PMingLiU" w:cs="Arial" w:hint="eastAsia"/>
                <w:sz w:val="24"/>
                <w:szCs w:val="24"/>
                <w:lang w:eastAsia="zh-HK"/>
              </w:rPr>
              <w:t>。</w:t>
            </w:r>
          </w:p>
        </w:tc>
        <w:tc>
          <w:tcPr>
            <w:tcW w:w="2698" w:type="dxa"/>
          </w:tcPr>
          <w:p w14:paraId="4D1C8841"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lastRenderedPageBreak/>
              <w:t>请说明你公司</w:t>
            </w:r>
            <w:r w:rsidR="00F67C03" w:rsidRPr="003606DA">
              <w:rPr>
                <w:rFonts w:ascii="微软雅黑" w:eastAsia="微软雅黑" w:hAnsi="微软雅黑" w:cs="Arial" w:hint="eastAsia"/>
                <w:sz w:val="24"/>
                <w:szCs w:val="24"/>
              </w:rPr>
              <w:t>的</w:t>
            </w:r>
            <w:r w:rsidRPr="003606DA">
              <w:rPr>
                <w:rFonts w:ascii="微软雅黑" w:eastAsia="微软雅黑" w:hAnsi="微软雅黑" w:cs="Arial" w:hint="eastAsia"/>
                <w:sz w:val="24"/>
                <w:szCs w:val="24"/>
              </w:rPr>
              <w:t>业务</w:t>
            </w:r>
            <w:r w:rsidR="00BD3B60">
              <w:rPr>
                <w:rFonts w:ascii="PMingLiU" w:eastAsia="PMingLiU" w:hAnsi="PMingLiU" w:cs="Arial" w:hint="eastAsia"/>
                <w:sz w:val="24"/>
                <w:szCs w:val="24"/>
                <w:lang w:eastAsia="zh-HK"/>
              </w:rPr>
              <w:t>。</w:t>
            </w:r>
          </w:p>
          <w:p w14:paraId="5AA41209" w14:textId="77777777" w:rsidR="0033346D" w:rsidRPr="003606DA" w:rsidRDefault="0033346D" w:rsidP="0033346D">
            <w:pPr>
              <w:rPr>
                <w:rFonts w:ascii="微软雅黑" w:eastAsia="微软雅黑" w:hAnsi="微软雅黑" w:cs="Arial"/>
                <w:sz w:val="24"/>
                <w:szCs w:val="24"/>
              </w:rPr>
            </w:pPr>
          </w:p>
          <w:p w14:paraId="6354B6BD"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请说明你公司</w:t>
            </w:r>
            <w:r w:rsidR="00F67C03" w:rsidRPr="003606DA">
              <w:rPr>
                <w:rFonts w:ascii="微软雅黑" w:eastAsia="微软雅黑" w:hAnsi="微软雅黑" w:cs="Arial" w:hint="eastAsia"/>
                <w:sz w:val="24"/>
                <w:szCs w:val="24"/>
              </w:rPr>
              <w:t>的</w:t>
            </w:r>
            <w:r w:rsidRPr="003606DA">
              <w:rPr>
                <w:rFonts w:ascii="微软雅黑" w:eastAsia="微软雅黑" w:hAnsi="微软雅黑" w:cs="Arial" w:hint="eastAsia"/>
                <w:sz w:val="24"/>
                <w:szCs w:val="24"/>
              </w:rPr>
              <w:t>结构</w:t>
            </w:r>
            <w:r w:rsidR="00BD3B60">
              <w:rPr>
                <w:rFonts w:ascii="PMingLiU" w:eastAsia="PMingLiU" w:hAnsi="PMingLiU" w:cs="Arial" w:hint="eastAsia"/>
                <w:sz w:val="24"/>
                <w:szCs w:val="24"/>
                <w:lang w:eastAsia="zh-HK"/>
              </w:rPr>
              <w:t>。</w:t>
            </w:r>
          </w:p>
          <w:p w14:paraId="43F357D6" w14:textId="77777777" w:rsidR="0033346D" w:rsidRPr="003606DA" w:rsidRDefault="0033346D" w:rsidP="0033346D">
            <w:pPr>
              <w:rPr>
                <w:rFonts w:ascii="微软雅黑" w:eastAsia="微软雅黑" w:hAnsi="微软雅黑" w:cs="Arial"/>
                <w:sz w:val="24"/>
                <w:szCs w:val="24"/>
              </w:rPr>
            </w:pPr>
          </w:p>
          <w:p w14:paraId="697D8B26"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请说明你的公司结构</w:t>
            </w:r>
            <w:r w:rsidR="00BD3B60">
              <w:rPr>
                <w:rFonts w:ascii="PMingLiU" w:eastAsia="PMingLiU" w:hAnsi="PMingLiU" w:cs="Arial" w:hint="eastAsia"/>
                <w:sz w:val="24"/>
                <w:szCs w:val="24"/>
                <w:lang w:eastAsia="zh-HK"/>
              </w:rPr>
              <w:t>。</w:t>
            </w:r>
          </w:p>
          <w:p w14:paraId="10502BEA" w14:textId="77777777" w:rsidR="0033346D" w:rsidRPr="003606DA" w:rsidRDefault="0033346D" w:rsidP="0033346D">
            <w:pPr>
              <w:rPr>
                <w:rFonts w:ascii="微软雅黑" w:eastAsia="微软雅黑" w:hAnsi="微软雅黑" w:cs="Arial"/>
                <w:sz w:val="24"/>
                <w:szCs w:val="24"/>
              </w:rPr>
            </w:pPr>
          </w:p>
          <w:p w14:paraId="6EB17431"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请说明你公司</w:t>
            </w:r>
            <w:r w:rsidR="00F67C03" w:rsidRPr="003606DA">
              <w:rPr>
                <w:rFonts w:ascii="微软雅黑" w:eastAsia="微软雅黑" w:hAnsi="微软雅黑" w:cs="Arial" w:hint="eastAsia"/>
                <w:sz w:val="24"/>
                <w:szCs w:val="24"/>
              </w:rPr>
              <w:t>的</w:t>
            </w:r>
            <w:r w:rsidRPr="003606DA">
              <w:rPr>
                <w:rFonts w:ascii="微软雅黑" w:eastAsia="微软雅黑" w:hAnsi="微软雅黑" w:cs="Arial" w:hint="eastAsia"/>
                <w:sz w:val="24"/>
                <w:szCs w:val="24"/>
              </w:rPr>
              <w:t>结构</w:t>
            </w:r>
            <w:r w:rsidR="00BD3B60">
              <w:rPr>
                <w:rFonts w:ascii="PMingLiU" w:eastAsia="PMingLiU" w:hAnsi="PMingLiU" w:cs="Arial" w:hint="eastAsia"/>
                <w:sz w:val="24"/>
                <w:szCs w:val="24"/>
                <w:lang w:eastAsia="zh-HK"/>
              </w:rPr>
              <w:t>。</w:t>
            </w:r>
          </w:p>
          <w:p w14:paraId="28C360E1" w14:textId="77777777" w:rsidR="0033346D" w:rsidRPr="003606DA" w:rsidRDefault="0033346D" w:rsidP="0033346D">
            <w:pPr>
              <w:rPr>
                <w:rFonts w:ascii="微软雅黑" w:eastAsia="微软雅黑" w:hAnsi="微软雅黑" w:cs="Arial"/>
                <w:sz w:val="24"/>
                <w:szCs w:val="24"/>
              </w:rPr>
            </w:pPr>
          </w:p>
          <w:p w14:paraId="6A6872EC"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lastRenderedPageBreak/>
              <w:t>请说明你公司</w:t>
            </w:r>
            <w:r w:rsidR="00F67C03" w:rsidRPr="003606DA">
              <w:rPr>
                <w:rFonts w:ascii="微软雅黑" w:eastAsia="微软雅黑" w:hAnsi="微软雅黑" w:cs="Arial" w:hint="eastAsia"/>
                <w:sz w:val="24"/>
                <w:szCs w:val="24"/>
              </w:rPr>
              <w:t>的</w:t>
            </w:r>
            <w:r w:rsidRPr="003606DA">
              <w:rPr>
                <w:rFonts w:ascii="微软雅黑" w:eastAsia="微软雅黑" w:hAnsi="微软雅黑" w:cs="Arial" w:hint="eastAsia"/>
                <w:sz w:val="24"/>
                <w:szCs w:val="24"/>
              </w:rPr>
              <w:t>结构</w:t>
            </w:r>
            <w:r w:rsidR="00BD3B60">
              <w:rPr>
                <w:rFonts w:ascii="PMingLiU" w:eastAsia="PMingLiU" w:hAnsi="PMingLiU" w:cs="Arial" w:hint="eastAsia"/>
                <w:sz w:val="24"/>
                <w:szCs w:val="24"/>
                <w:lang w:eastAsia="zh-HK"/>
              </w:rPr>
              <w:t>。</w:t>
            </w:r>
          </w:p>
          <w:p w14:paraId="440DCA1C" w14:textId="77777777" w:rsidR="0033346D" w:rsidRPr="003606DA" w:rsidRDefault="0033346D" w:rsidP="0033346D">
            <w:pPr>
              <w:rPr>
                <w:rFonts w:ascii="微软雅黑" w:eastAsia="微软雅黑" w:hAnsi="微软雅黑" w:cs="Arial"/>
                <w:sz w:val="24"/>
                <w:szCs w:val="24"/>
              </w:rPr>
            </w:pPr>
          </w:p>
          <w:p w14:paraId="600F701B" w14:textId="77777777" w:rsidR="00F026B8"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请说明你感兴趣的银行服务</w:t>
            </w:r>
            <w:r w:rsidR="00BD3B60">
              <w:rPr>
                <w:rFonts w:ascii="PMingLiU" w:eastAsia="PMingLiU" w:hAnsi="PMingLiU" w:cs="Arial" w:hint="eastAsia"/>
                <w:sz w:val="24"/>
                <w:szCs w:val="24"/>
                <w:lang w:eastAsia="zh-HK"/>
              </w:rPr>
              <w:t>。</w:t>
            </w:r>
          </w:p>
        </w:tc>
      </w:tr>
      <w:tr w:rsidR="00F73ECE" w14:paraId="73DFC6C7" w14:textId="77777777" w:rsidTr="00F026B8">
        <w:tc>
          <w:tcPr>
            <w:tcW w:w="2697" w:type="dxa"/>
          </w:tcPr>
          <w:p w14:paraId="591AB92B" w14:textId="77777777" w:rsidR="00F73ECE" w:rsidRDefault="00F73ECE">
            <w:pPr>
              <w:rPr>
                <w:noProof/>
              </w:rPr>
            </w:pPr>
          </w:p>
          <w:p w14:paraId="713E7F55" w14:textId="77777777" w:rsidR="00746C8E" w:rsidRDefault="00F73ECE">
            <w:pPr>
              <w:rPr>
                <w:noProof/>
              </w:rPr>
            </w:pPr>
            <w:r>
              <w:rPr>
                <w:noProof/>
              </w:rPr>
              <w:drawing>
                <wp:inline distT="0" distB="0" distL="0" distR="0" wp14:anchorId="5EAA8AB5" wp14:editId="4F982D46">
                  <wp:extent cx="3472606" cy="161669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3152" cy="1621601"/>
                          </a:xfrm>
                          <a:prstGeom prst="rect">
                            <a:avLst/>
                          </a:prstGeom>
                        </pic:spPr>
                      </pic:pic>
                    </a:graphicData>
                  </a:graphic>
                </wp:inline>
              </w:drawing>
            </w:r>
          </w:p>
        </w:tc>
        <w:tc>
          <w:tcPr>
            <w:tcW w:w="2697" w:type="dxa"/>
          </w:tcPr>
          <w:p w14:paraId="05A7E27C"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position.</w:t>
            </w:r>
          </w:p>
          <w:p w14:paraId="14A8533D" w14:textId="77777777" w:rsidR="0033346D" w:rsidRPr="00313C63" w:rsidRDefault="0033346D" w:rsidP="0033346D">
            <w:pPr>
              <w:rPr>
                <w:rFonts w:ascii="Arial" w:hAnsi="Arial" w:cs="Arial"/>
                <w:sz w:val="24"/>
                <w:szCs w:val="24"/>
              </w:rPr>
            </w:pPr>
          </w:p>
          <w:p w14:paraId="188E1ABD" w14:textId="77777777" w:rsidR="0033346D" w:rsidRPr="00313C63" w:rsidRDefault="0033346D" w:rsidP="0033346D">
            <w:pPr>
              <w:rPr>
                <w:rFonts w:ascii="Arial" w:hAnsi="Arial" w:cs="Arial"/>
                <w:sz w:val="24"/>
                <w:szCs w:val="24"/>
              </w:rPr>
            </w:pPr>
            <w:r w:rsidRPr="00313C63">
              <w:rPr>
                <w:rFonts w:ascii="Arial" w:hAnsi="Arial" w:cs="Arial"/>
                <w:sz w:val="24"/>
                <w:szCs w:val="24"/>
              </w:rPr>
              <w:t>Please input your name.</w:t>
            </w:r>
          </w:p>
          <w:p w14:paraId="1EA47464" w14:textId="77777777" w:rsidR="0033346D" w:rsidRPr="00313C63" w:rsidRDefault="0033346D" w:rsidP="0033346D">
            <w:pPr>
              <w:rPr>
                <w:rFonts w:ascii="Arial" w:hAnsi="Arial" w:cs="Arial"/>
                <w:sz w:val="24"/>
                <w:szCs w:val="24"/>
              </w:rPr>
            </w:pPr>
          </w:p>
          <w:p w14:paraId="2611EEDB" w14:textId="77777777" w:rsidR="0033346D" w:rsidRPr="00313C63" w:rsidRDefault="0033346D" w:rsidP="0033346D">
            <w:pPr>
              <w:rPr>
                <w:rFonts w:ascii="Arial" w:hAnsi="Arial" w:cs="Arial"/>
                <w:sz w:val="24"/>
                <w:szCs w:val="24"/>
              </w:rPr>
            </w:pPr>
            <w:r w:rsidRPr="00313C63">
              <w:rPr>
                <w:rFonts w:ascii="Arial" w:hAnsi="Arial" w:cs="Arial"/>
                <w:sz w:val="24"/>
                <w:szCs w:val="24"/>
              </w:rPr>
              <w:t>Please input a valid phone number.</w:t>
            </w:r>
          </w:p>
          <w:p w14:paraId="190508D3" w14:textId="77777777" w:rsidR="0033346D" w:rsidRPr="00313C63" w:rsidRDefault="0033346D" w:rsidP="0033346D">
            <w:pPr>
              <w:rPr>
                <w:rFonts w:ascii="Arial" w:hAnsi="Arial" w:cs="Arial"/>
                <w:sz w:val="24"/>
                <w:szCs w:val="24"/>
              </w:rPr>
            </w:pPr>
          </w:p>
          <w:p w14:paraId="71304225" w14:textId="77777777" w:rsidR="0033346D" w:rsidRPr="00313C63" w:rsidRDefault="0033346D" w:rsidP="0033346D">
            <w:pPr>
              <w:rPr>
                <w:rFonts w:ascii="Arial" w:hAnsi="Arial" w:cs="Arial"/>
                <w:sz w:val="24"/>
                <w:szCs w:val="24"/>
              </w:rPr>
            </w:pPr>
            <w:r w:rsidRPr="00313C63">
              <w:rPr>
                <w:rFonts w:ascii="Arial" w:hAnsi="Arial" w:cs="Arial"/>
                <w:sz w:val="24"/>
                <w:szCs w:val="24"/>
              </w:rPr>
              <w:t>Please input a valid email</w:t>
            </w:r>
            <w:r w:rsidR="004A6AB8" w:rsidRPr="00313C63">
              <w:rPr>
                <w:rFonts w:ascii="Arial" w:hAnsi="Arial" w:cs="Arial"/>
                <w:sz w:val="24"/>
                <w:szCs w:val="24"/>
              </w:rPr>
              <w:t xml:space="preserve"> address</w:t>
            </w:r>
            <w:r w:rsidRPr="00313C63">
              <w:rPr>
                <w:rFonts w:ascii="Arial" w:hAnsi="Arial" w:cs="Arial"/>
                <w:sz w:val="24"/>
                <w:szCs w:val="24"/>
              </w:rPr>
              <w:t>.</w:t>
            </w:r>
          </w:p>
          <w:p w14:paraId="636667D2" w14:textId="77777777" w:rsidR="0033346D" w:rsidRPr="00313C63" w:rsidRDefault="0033346D" w:rsidP="0033346D">
            <w:pPr>
              <w:rPr>
                <w:rFonts w:ascii="Arial" w:hAnsi="Arial" w:cs="Arial"/>
                <w:sz w:val="24"/>
                <w:szCs w:val="24"/>
              </w:rPr>
            </w:pPr>
          </w:p>
          <w:p w14:paraId="6AA9D028" w14:textId="77777777" w:rsidR="00746C8E" w:rsidRPr="00313C63" w:rsidRDefault="0033346D" w:rsidP="0033346D">
            <w:pPr>
              <w:rPr>
                <w:rFonts w:ascii="Arial" w:hAnsi="Arial" w:cs="Arial"/>
                <w:sz w:val="24"/>
                <w:szCs w:val="24"/>
              </w:rPr>
            </w:pPr>
            <w:r w:rsidRPr="00313C63">
              <w:rPr>
                <w:rFonts w:ascii="Arial" w:hAnsi="Arial" w:cs="Arial"/>
                <w:sz w:val="24"/>
                <w:szCs w:val="24"/>
              </w:rPr>
              <w:t>Please input your job title.</w:t>
            </w:r>
          </w:p>
        </w:tc>
        <w:tc>
          <w:tcPr>
            <w:tcW w:w="2698" w:type="dxa"/>
          </w:tcPr>
          <w:p w14:paraId="0FA38BD1"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請輸入你的</w:t>
            </w:r>
            <w:r w:rsidR="00F67C03" w:rsidRPr="003606DA">
              <w:rPr>
                <w:rFonts w:ascii="微软雅黑" w:eastAsia="微软雅黑" w:hAnsi="微软雅黑" w:cs="Arial" w:hint="eastAsia"/>
                <w:sz w:val="24"/>
                <w:szCs w:val="24"/>
                <w:lang w:eastAsia="zh-TW"/>
              </w:rPr>
              <w:t>職位</w:t>
            </w:r>
            <w:r w:rsidR="00BD3B60">
              <w:rPr>
                <w:rFonts w:ascii="PMingLiU" w:eastAsia="PMingLiU" w:hAnsi="PMingLiU" w:cs="Arial" w:hint="eastAsia"/>
                <w:sz w:val="24"/>
                <w:szCs w:val="24"/>
                <w:lang w:eastAsia="zh-HK"/>
              </w:rPr>
              <w:t>。</w:t>
            </w:r>
          </w:p>
          <w:p w14:paraId="10377904" w14:textId="77777777" w:rsidR="0033346D" w:rsidRPr="003606DA" w:rsidRDefault="0033346D" w:rsidP="0033346D">
            <w:pPr>
              <w:rPr>
                <w:rFonts w:ascii="微软雅黑" w:eastAsia="微软雅黑" w:hAnsi="微软雅黑" w:cs="Arial"/>
                <w:sz w:val="24"/>
                <w:szCs w:val="24"/>
                <w:lang w:eastAsia="zh-TW"/>
              </w:rPr>
            </w:pPr>
          </w:p>
          <w:p w14:paraId="3B2A48BF" w14:textId="77777777" w:rsidR="0033346D" w:rsidRPr="003606DA" w:rsidRDefault="0033346D" w:rsidP="0033346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請輸入你的姓名</w:t>
            </w:r>
            <w:r w:rsidR="00BD3B60">
              <w:rPr>
                <w:rFonts w:ascii="PMingLiU" w:eastAsia="PMingLiU" w:hAnsi="PMingLiU" w:cs="Arial" w:hint="eastAsia"/>
                <w:sz w:val="24"/>
                <w:szCs w:val="24"/>
                <w:lang w:eastAsia="zh-HK"/>
              </w:rPr>
              <w:t>。</w:t>
            </w:r>
          </w:p>
          <w:p w14:paraId="6035AD5D" w14:textId="77777777" w:rsidR="0033346D" w:rsidRPr="003606DA" w:rsidRDefault="0033346D" w:rsidP="0033346D">
            <w:pPr>
              <w:rPr>
                <w:rFonts w:ascii="微软雅黑" w:eastAsia="微软雅黑" w:hAnsi="微软雅黑" w:cs="Arial"/>
                <w:sz w:val="24"/>
                <w:szCs w:val="24"/>
                <w:lang w:eastAsia="zh-TW"/>
              </w:rPr>
            </w:pPr>
          </w:p>
          <w:p w14:paraId="0648AACC"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請輸入有效的電話號碼</w:t>
            </w:r>
            <w:r w:rsidR="00BD3B60">
              <w:rPr>
                <w:rFonts w:ascii="PMingLiU" w:eastAsia="PMingLiU" w:hAnsi="PMingLiU" w:cs="Arial" w:hint="eastAsia"/>
                <w:sz w:val="24"/>
                <w:szCs w:val="24"/>
                <w:lang w:eastAsia="zh-HK"/>
              </w:rPr>
              <w:t>。</w:t>
            </w:r>
          </w:p>
          <w:p w14:paraId="2CCCF7B4" w14:textId="77777777" w:rsidR="0033346D" w:rsidRPr="003606DA" w:rsidRDefault="0033346D" w:rsidP="0033346D">
            <w:pPr>
              <w:rPr>
                <w:rFonts w:ascii="微软雅黑" w:eastAsia="微软雅黑" w:hAnsi="微软雅黑" w:cs="Arial"/>
                <w:sz w:val="24"/>
                <w:szCs w:val="24"/>
                <w:lang w:eastAsia="zh-TW"/>
              </w:rPr>
            </w:pPr>
          </w:p>
          <w:p w14:paraId="4E477295"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請輸入有效的電郵地址</w:t>
            </w:r>
            <w:r w:rsidR="00BD3B60">
              <w:rPr>
                <w:rFonts w:ascii="PMingLiU" w:eastAsia="PMingLiU" w:hAnsi="PMingLiU" w:cs="Arial" w:hint="eastAsia"/>
                <w:sz w:val="24"/>
                <w:szCs w:val="24"/>
                <w:lang w:eastAsia="zh-HK"/>
              </w:rPr>
              <w:t>。</w:t>
            </w:r>
          </w:p>
          <w:p w14:paraId="26038ED4" w14:textId="77777777" w:rsidR="0033346D" w:rsidRPr="003606DA" w:rsidRDefault="0033346D" w:rsidP="0033346D">
            <w:pPr>
              <w:rPr>
                <w:rFonts w:ascii="微软雅黑" w:eastAsia="微软雅黑" w:hAnsi="微软雅黑" w:cs="Arial"/>
                <w:sz w:val="24"/>
                <w:szCs w:val="24"/>
                <w:lang w:eastAsia="zh-TW"/>
              </w:rPr>
            </w:pPr>
          </w:p>
          <w:p w14:paraId="718B268A" w14:textId="77777777" w:rsidR="00746C8E" w:rsidRPr="003606DA" w:rsidRDefault="0033346D" w:rsidP="00756DD0">
            <w:pPr>
              <w:rPr>
                <w:rFonts w:ascii="微软雅黑" w:eastAsia="微软雅黑" w:hAnsi="微软雅黑" w:cs="Arial"/>
                <w:sz w:val="24"/>
                <w:szCs w:val="24"/>
              </w:rPr>
            </w:pPr>
            <w:r w:rsidRPr="003606DA">
              <w:rPr>
                <w:rFonts w:ascii="微软雅黑" w:eastAsia="微软雅黑" w:hAnsi="微软雅黑" w:cs="Arial" w:hint="eastAsia"/>
                <w:sz w:val="24"/>
                <w:szCs w:val="24"/>
              </w:rPr>
              <w:t>請輸入你的職位</w:t>
            </w:r>
            <w:r w:rsidR="00BD3B60">
              <w:rPr>
                <w:rFonts w:ascii="PMingLiU" w:eastAsia="PMingLiU" w:hAnsi="PMingLiU" w:cs="Arial" w:hint="eastAsia"/>
                <w:sz w:val="24"/>
                <w:szCs w:val="24"/>
                <w:lang w:eastAsia="zh-HK"/>
              </w:rPr>
              <w:t>。</w:t>
            </w:r>
          </w:p>
        </w:tc>
        <w:tc>
          <w:tcPr>
            <w:tcW w:w="2698" w:type="dxa"/>
          </w:tcPr>
          <w:p w14:paraId="02527FF0"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请输入你的</w:t>
            </w:r>
            <w:r w:rsidR="00F67C03" w:rsidRPr="003606DA">
              <w:rPr>
                <w:rFonts w:ascii="微软雅黑" w:eastAsia="微软雅黑" w:hAnsi="微软雅黑" w:cs="Arial" w:hint="eastAsia"/>
                <w:sz w:val="24"/>
                <w:szCs w:val="24"/>
              </w:rPr>
              <w:t>职位</w:t>
            </w:r>
            <w:r w:rsidR="00BD3B60">
              <w:rPr>
                <w:rFonts w:ascii="PMingLiU" w:eastAsia="PMingLiU" w:hAnsi="PMingLiU" w:cs="Arial" w:hint="eastAsia"/>
                <w:sz w:val="24"/>
                <w:szCs w:val="24"/>
                <w:lang w:eastAsia="zh-HK"/>
              </w:rPr>
              <w:t>。</w:t>
            </w:r>
          </w:p>
          <w:p w14:paraId="3202BAC8" w14:textId="77777777" w:rsidR="0033346D" w:rsidRPr="003606DA" w:rsidRDefault="0033346D" w:rsidP="0033346D">
            <w:pPr>
              <w:rPr>
                <w:rFonts w:ascii="微软雅黑" w:eastAsia="微软雅黑" w:hAnsi="微软雅黑" w:cs="Arial"/>
                <w:sz w:val="24"/>
                <w:szCs w:val="24"/>
              </w:rPr>
            </w:pPr>
          </w:p>
          <w:p w14:paraId="2DC46506"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请输入你的姓名</w:t>
            </w:r>
            <w:r w:rsidR="00BD3B60">
              <w:rPr>
                <w:rFonts w:ascii="PMingLiU" w:eastAsia="PMingLiU" w:hAnsi="PMingLiU" w:cs="Arial" w:hint="eastAsia"/>
                <w:sz w:val="24"/>
                <w:szCs w:val="24"/>
                <w:lang w:eastAsia="zh-HK"/>
              </w:rPr>
              <w:t>。</w:t>
            </w:r>
          </w:p>
          <w:p w14:paraId="626463E8" w14:textId="77777777" w:rsidR="0033346D" w:rsidRPr="003606DA" w:rsidRDefault="0033346D" w:rsidP="0033346D">
            <w:pPr>
              <w:rPr>
                <w:rFonts w:ascii="微软雅黑" w:eastAsia="微软雅黑" w:hAnsi="微软雅黑" w:cs="Arial"/>
                <w:sz w:val="24"/>
                <w:szCs w:val="24"/>
              </w:rPr>
            </w:pPr>
          </w:p>
          <w:p w14:paraId="4059951F"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请输入有效的电话号码</w:t>
            </w:r>
            <w:r w:rsidR="00BD3B60">
              <w:rPr>
                <w:rFonts w:ascii="PMingLiU" w:eastAsia="PMingLiU" w:hAnsi="PMingLiU" w:cs="Arial" w:hint="eastAsia"/>
                <w:sz w:val="24"/>
                <w:szCs w:val="24"/>
                <w:lang w:eastAsia="zh-HK"/>
              </w:rPr>
              <w:t>。</w:t>
            </w:r>
          </w:p>
          <w:p w14:paraId="47BA97EF" w14:textId="77777777" w:rsidR="0033346D" w:rsidRPr="003606DA" w:rsidRDefault="0033346D" w:rsidP="0033346D">
            <w:pPr>
              <w:rPr>
                <w:rFonts w:ascii="微软雅黑" w:eastAsia="微软雅黑" w:hAnsi="微软雅黑" w:cs="Arial"/>
                <w:sz w:val="24"/>
                <w:szCs w:val="24"/>
              </w:rPr>
            </w:pPr>
          </w:p>
          <w:p w14:paraId="5C638536"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请输入有效的电邮地址</w:t>
            </w:r>
            <w:r w:rsidR="00BD3B60">
              <w:rPr>
                <w:rFonts w:ascii="PMingLiU" w:eastAsia="PMingLiU" w:hAnsi="PMingLiU" w:cs="Arial" w:hint="eastAsia"/>
                <w:sz w:val="24"/>
                <w:szCs w:val="24"/>
                <w:lang w:eastAsia="zh-HK"/>
              </w:rPr>
              <w:t>。</w:t>
            </w:r>
          </w:p>
          <w:p w14:paraId="70FA5D34" w14:textId="77777777" w:rsidR="0033346D" w:rsidRPr="003606DA" w:rsidRDefault="0033346D" w:rsidP="0033346D">
            <w:pPr>
              <w:rPr>
                <w:rFonts w:ascii="微软雅黑" w:eastAsia="微软雅黑" w:hAnsi="微软雅黑" w:cs="Arial"/>
                <w:sz w:val="24"/>
                <w:szCs w:val="24"/>
              </w:rPr>
            </w:pPr>
          </w:p>
          <w:p w14:paraId="4FD68601" w14:textId="77777777" w:rsidR="00746C8E" w:rsidRPr="003606DA" w:rsidRDefault="0033346D" w:rsidP="00756DD0">
            <w:pPr>
              <w:rPr>
                <w:rFonts w:ascii="微软雅黑" w:eastAsia="微软雅黑" w:hAnsi="微软雅黑" w:cs="Arial"/>
                <w:sz w:val="24"/>
                <w:szCs w:val="24"/>
              </w:rPr>
            </w:pPr>
            <w:r w:rsidRPr="003606DA">
              <w:rPr>
                <w:rFonts w:ascii="微软雅黑" w:eastAsia="微软雅黑" w:hAnsi="微软雅黑" w:cs="Arial" w:hint="eastAsia"/>
                <w:sz w:val="24"/>
                <w:szCs w:val="24"/>
              </w:rPr>
              <w:t>請輸入你的職位</w:t>
            </w:r>
            <w:r w:rsidR="00BD3B60">
              <w:rPr>
                <w:rFonts w:ascii="PMingLiU" w:eastAsia="PMingLiU" w:hAnsi="PMingLiU" w:cs="Arial" w:hint="eastAsia"/>
                <w:sz w:val="24"/>
                <w:szCs w:val="24"/>
                <w:lang w:eastAsia="zh-HK"/>
              </w:rPr>
              <w:t>。</w:t>
            </w:r>
          </w:p>
        </w:tc>
      </w:tr>
      <w:tr w:rsidR="00F73ECE" w14:paraId="37EE1384" w14:textId="77777777" w:rsidTr="00F026B8">
        <w:tc>
          <w:tcPr>
            <w:tcW w:w="2697" w:type="dxa"/>
          </w:tcPr>
          <w:p w14:paraId="6AD9A824" w14:textId="77777777" w:rsidR="00D6677F" w:rsidRDefault="00AE6EE8">
            <w:pPr>
              <w:rPr>
                <w:noProof/>
              </w:rPr>
            </w:pPr>
            <w:r>
              <w:rPr>
                <w:noProof/>
              </w:rPr>
              <w:drawing>
                <wp:inline distT="0" distB="0" distL="0" distR="0" wp14:anchorId="1C0DC95F" wp14:editId="57F30D6A">
                  <wp:extent cx="2749625" cy="1368957"/>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2964" cy="1390534"/>
                          </a:xfrm>
                          <a:prstGeom prst="rect">
                            <a:avLst/>
                          </a:prstGeom>
                        </pic:spPr>
                      </pic:pic>
                    </a:graphicData>
                  </a:graphic>
                </wp:inline>
              </w:drawing>
            </w:r>
          </w:p>
          <w:p w14:paraId="3B1463FD" w14:textId="77777777" w:rsidR="000B0FDA" w:rsidRDefault="000B0FDA">
            <w:pPr>
              <w:rPr>
                <w:noProof/>
              </w:rPr>
            </w:pPr>
            <w:r>
              <w:rPr>
                <w:noProof/>
              </w:rPr>
              <w:t>Error messages highlighted in yellow</w:t>
            </w:r>
          </w:p>
        </w:tc>
        <w:tc>
          <w:tcPr>
            <w:tcW w:w="2697" w:type="dxa"/>
          </w:tcPr>
          <w:p w14:paraId="184CC4F1" w14:textId="77777777" w:rsidR="000B0FDA" w:rsidRPr="008B35B2" w:rsidRDefault="00B55CDE" w:rsidP="0033346D">
            <w:pPr>
              <w:rPr>
                <w:rFonts w:ascii="Arial" w:hAnsi="Arial" w:cs="Arial"/>
                <w:sz w:val="24"/>
                <w:szCs w:val="24"/>
              </w:rPr>
            </w:pPr>
            <w:r w:rsidRPr="008B35B2">
              <w:rPr>
                <w:rFonts w:ascii="Arial" w:hAnsi="Arial" w:cs="Arial"/>
                <w:sz w:val="24"/>
                <w:szCs w:val="24"/>
              </w:rPr>
              <w:t>The uploaded file does not match the requirement</w:t>
            </w:r>
            <w:r w:rsidR="00961EC1" w:rsidRPr="008B35B2">
              <w:rPr>
                <w:rFonts w:ascii="Arial" w:hAnsi="Arial" w:cs="Arial"/>
                <w:sz w:val="24"/>
                <w:szCs w:val="24"/>
              </w:rPr>
              <w:t>s</w:t>
            </w:r>
            <w:r w:rsidRPr="008B35B2">
              <w:rPr>
                <w:rFonts w:ascii="Arial" w:hAnsi="Arial" w:cs="Arial"/>
                <w:sz w:val="24"/>
                <w:szCs w:val="24"/>
              </w:rPr>
              <w:t xml:space="preserve">. </w:t>
            </w:r>
            <w:r w:rsidR="000B0FDA" w:rsidRPr="008B35B2">
              <w:rPr>
                <w:rFonts w:ascii="Arial" w:hAnsi="Arial" w:cs="Arial"/>
                <w:sz w:val="24"/>
                <w:szCs w:val="24"/>
              </w:rPr>
              <w:t xml:space="preserve">Please </w:t>
            </w:r>
            <w:r w:rsidR="00FF1F4D" w:rsidRPr="008B35B2">
              <w:rPr>
                <w:rFonts w:ascii="Arial" w:hAnsi="Arial" w:cs="Arial"/>
                <w:sz w:val="24"/>
                <w:szCs w:val="24"/>
              </w:rPr>
              <w:t>check and upload again</w:t>
            </w:r>
            <w:r w:rsidR="000B0FDA" w:rsidRPr="008B35B2">
              <w:rPr>
                <w:rFonts w:ascii="Arial" w:hAnsi="Arial" w:cs="Arial"/>
                <w:sz w:val="24"/>
                <w:szCs w:val="24"/>
              </w:rPr>
              <w:t>.</w:t>
            </w:r>
          </w:p>
          <w:p w14:paraId="542C17D5" w14:textId="77777777" w:rsidR="007D5865" w:rsidRPr="008B35B2" w:rsidRDefault="007D5865" w:rsidP="0033346D">
            <w:pPr>
              <w:rPr>
                <w:rFonts w:ascii="Arial" w:hAnsi="Arial" w:cs="Arial"/>
                <w:sz w:val="24"/>
                <w:szCs w:val="24"/>
              </w:rPr>
            </w:pPr>
          </w:p>
          <w:p w14:paraId="3A9B2EC1" w14:textId="77777777" w:rsidR="00805F91" w:rsidRPr="008B35B2" w:rsidRDefault="007D5865" w:rsidP="00805F91">
            <w:pPr>
              <w:rPr>
                <w:rFonts w:ascii="Arial" w:hAnsi="Arial" w:cs="Arial"/>
                <w:sz w:val="24"/>
                <w:szCs w:val="24"/>
              </w:rPr>
            </w:pPr>
            <w:r w:rsidRPr="008B35B2">
              <w:rPr>
                <w:rFonts w:ascii="Arial" w:hAnsi="Arial" w:cs="Arial"/>
                <w:sz w:val="24"/>
                <w:szCs w:val="24"/>
              </w:rPr>
              <w:t xml:space="preserve">File size exceeds 10MB. </w:t>
            </w:r>
            <w:r w:rsidR="00805F91" w:rsidRPr="008B35B2">
              <w:rPr>
                <w:rFonts w:ascii="Arial" w:hAnsi="Arial" w:cs="Arial"/>
                <w:sz w:val="24"/>
                <w:szCs w:val="24"/>
              </w:rPr>
              <w:t>Please check and upload again.</w:t>
            </w:r>
          </w:p>
          <w:p w14:paraId="6E5D7CED" w14:textId="77777777" w:rsidR="007D5865" w:rsidRPr="008B35B2" w:rsidRDefault="007D5865" w:rsidP="0033346D">
            <w:pPr>
              <w:rPr>
                <w:rFonts w:ascii="Arial" w:hAnsi="Arial" w:cs="Arial"/>
                <w:sz w:val="24"/>
                <w:szCs w:val="24"/>
              </w:rPr>
            </w:pPr>
          </w:p>
          <w:p w14:paraId="138E6FA2" w14:textId="77777777" w:rsidR="000B0FDA" w:rsidRPr="008B35B2" w:rsidRDefault="000B0FDA" w:rsidP="0033346D">
            <w:pPr>
              <w:rPr>
                <w:rFonts w:ascii="Arial" w:hAnsi="Arial" w:cs="Arial"/>
                <w:sz w:val="24"/>
                <w:szCs w:val="24"/>
              </w:rPr>
            </w:pPr>
          </w:p>
          <w:p w14:paraId="5A5D641B" w14:textId="77777777" w:rsidR="000B0FDA" w:rsidRPr="008B35B2" w:rsidRDefault="000B0FDA" w:rsidP="0033346D">
            <w:pPr>
              <w:rPr>
                <w:rFonts w:ascii="Arial" w:hAnsi="Arial" w:cs="Arial"/>
                <w:sz w:val="24"/>
                <w:szCs w:val="24"/>
              </w:rPr>
            </w:pPr>
            <w:r w:rsidRPr="008B35B2">
              <w:rPr>
                <w:rFonts w:ascii="Arial" w:hAnsi="Arial" w:cs="Arial"/>
                <w:sz w:val="24"/>
                <w:szCs w:val="24"/>
              </w:rPr>
              <w:lastRenderedPageBreak/>
              <w:t>File size exceeds 10MB.</w:t>
            </w:r>
          </w:p>
          <w:p w14:paraId="4BD639DF" w14:textId="77777777" w:rsidR="000B0FDA" w:rsidRPr="008B35B2" w:rsidRDefault="000B0FDA" w:rsidP="0033346D">
            <w:pPr>
              <w:rPr>
                <w:rFonts w:ascii="Arial" w:hAnsi="Arial" w:cs="Arial"/>
                <w:sz w:val="24"/>
                <w:szCs w:val="24"/>
              </w:rPr>
            </w:pPr>
          </w:p>
          <w:p w14:paraId="74770696" w14:textId="77777777" w:rsidR="000B0FDA" w:rsidRPr="008B35B2" w:rsidRDefault="000B0FDA" w:rsidP="0033346D">
            <w:pPr>
              <w:rPr>
                <w:rFonts w:ascii="Arial" w:hAnsi="Arial" w:cs="Arial"/>
                <w:sz w:val="24"/>
                <w:szCs w:val="24"/>
              </w:rPr>
            </w:pPr>
            <w:r w:rsidRPr="008B35B2">
              <w:rPr>
                <w:rFonts w:ascii="Arial" w:hAnsi="Arial" w:cs="Arial"/>
                <w:sz w:val="24"/>
                <w:szCs w:val="24"/>
              </w:rPr>
              <w:t xml:space="preserve">Incorrect file </w:t>
            </w:r>
            <w:r w:rsidR="00D6677F" w:rsidRPr="008B35B2">
              <w:rPr>
                <w:rFonts w:ascii="Arial" w:hAnsi="Arial" w:cs="Arial"/>
                <w:sz w:val="24"/>
                <w:szCs w:val="24"/>
              </w:rPr>
              <w:t>name</w:t>
            </w:r>
            <w:r w:rsidRPr="008B35B2">
              <w:rPr>
                <w:rFonts w:ascii="Arial" w:hAnsi="Arial" w:cs="Arial"/>
                <w:sz w:val="24"/>
                <w:szCs w:val="24"/>
              </w:rPr>
              <w:t>.</w:t>
            </w:r>
          </w:p>
          <w:p w14:paraId="15449BE2" w14:textId="77777777" w:rsidR="00D6677F" w:rsidRPr="008B35B2" w:rsidRDefault="00D6677F" w:rsidP="0033346D">
            <w:pPr>
              <w:rPr>
                <w:rFonts w:ascii="Arial" w:hAnsi="Arial" w:cs="Arial"/>
                <w:sz w:val="24"/>
                <w:szCs w:val="24"/>
              </w:rPr>
            </w:pPr>
          </w:p>
          <w:p w14:paraId="041CFC74" w14:textId="77777777" w:rsidR="00D6677F" w:rsidRPr="008B35B2" w:rsidRDefault="00D6677F" w:rsidP="0033346D">
            <w:pPr>
              <w:rPr>
                <w:rFonts w:ascii="Arial" w:hAnsi="Arial" w:cs="Arial"/>
                <w:sz w:val="24"/>
                <w:szCs w:val="24"/>
              </w:rPr>
            </w:pPr>
            <w:r w:rsidRPr="008B35B2">
              <w:rPr>
                <w:rFonts w:ascii="Arial" w:hAnsi="Arial" w:cs="Arial"/>
                <w:sz w:val="24"/>
                <w:szCs w:val="24"/>
              </w:rPr>
              <w:t xml:space="preserve">Incorrect file format. </w:t>
            </w:r>
          </w:p>
        </w:tc>
        <w:tc>
          <w:tcPr>
            <w:tcW w:w="2698" w:type="dxa"/>
          </w:tcPr>
          <w:p w14:paraId="670DAF54" w14:textId="77777777" w:rsidR="000B0FDA" w:rsidRPr="008B35B2" w:rsidRDefault="00B55CDE" w:rsidP="0033346D">
            <w:pPr>
              <w:rPr>
                <w:rFonts w:ascii="微软雅黑" w:eastAsia="PMingLiU" w:hAnsi="微软雅黑" w:cs="Arial"/>
                <w:sz w:val="24"/>
                <w:szCs w:val="24"/>
                <w:lang w:eastAsia="zh-TW"/>
              </w:rPr>
            </w:pPr>
            <w:r w:rsidRPr="008B35B2">
              <w:rPr>
                <w:rFonts w:ascii="微软雅黑" w:eastAsia="微软雅黑" w:hAnsi="微软雅黑" w:cs="Arial" w:hint="eastAsia"/>
                <w:sz w:val="24"/>
                <w:szCs w:val="24"/>
                <w:lang w:eastAsia="zh-HK"/>
              </w:rPr>
              <w:lastRenderedPageBreak/>
              <w:t>上傳的</w:t>
            </w:r>
            <w:r w:rsidR="006B1269" w:rsidRPr="008B35B2">
              <w:rPr>
                <w:rFonts w:ascii="微软雅黑" w:eastAsia="微软雅黑" w:hAnsi="微软雅黑" w:cs="Arial" w:hint="eastAsia"/>
                <w:sz w:val="24"/>
                <w:szCs w:val="24"/>
                <w:lang w:eastAsia="zh-HK"/>
              </w:rPr>
              <w:t>檔案</w:t>
            </w:r>
            <w:r w:rsidRPr="008B35B2">
              <w:rPr>
                <w:rFonts w:ascii="微软雅黑" w:eastAsia="微软雅黑" w:hAnsi="微软雅黑" w:cs="Arial" w:hint="eastAsia"/>
                <w:sz w:val="24"/>
                <w:szCs w:val="24"/>
                <w:lang w:eastAsia="zh-HK"/>
              </w:rPr>
              <w:t>不符合要求</w:t>
            </w:r>
            <w:r w:rsidR="00BD3B60" w:rsidRPr="008B35B2">
              <w:rPr>
                <w:rFonts w:ascii="PMingLiU" w:eastAsia="PMingLiU" w:hAnsi="PMingLiU" w:cs="Arial" w:hint="eastAsia"/>
                <w:sz w:val="24"/>
                <w:szCs w:val="24"/>
                <w:lang w:eastAsia="zh-HK"/>
              </w:rPr>
              <w:t>。</w:t>
            </w:r>
            <w:r w:rsidRPr="008B35B2">
              <w:rPr>
                <w:rFonts w:ascii="微软雅黑" w:eastAsia="微软雅黑" w:hAnsi="微软雅黑" w:cs="Arial" w:hint="eastAsia"/>
                <w:sz w:val="24"/>
                <w:szCs w:val="24"/>
                <w:lang w:eastAsia="zh-HK"/>
              </w:rPr>
              <w:t>請重新上載</w:t>
            </w:r>
            <w:r w:rsidR="00BD3B60" w:rsidRPr="008B35B2">
              <w:rPr>
                <w:rFonts w:ascii="PMingLiU" w:eastAsia="PMingLiU" w:hAnsi="PMingLiU" w:cs="Arial" w:hint="eastAsia"/>
                <w:sz w:val="24"/>
                <w:szCs w:val="24"/>
                <w:lang w:eastAsia="zh-HK"/>
              </w:rPr>
              <w:t>。</w:t>
            </w:r>
          </w:p>
          <w:p w14:paraId="130C0468" w14:textId="77777777" w:rsidR="007D5865" w:rsidRPr="008B35B2" w:rsidRDefault="007D5865" w:rsidP="0033346D">
            <w:pPr>
              <w:rPr>
                <w:rFonts w:ascii="微软雅黑" w:eastAsia="微软雅黑" w:hAnsi="微软雅黑" w:cs="Arial"/>
                <w:sz w:val="24"/>
                <w:szCs w:val="24"/>
                <w:lang w:eastAsia="zh-TW"/>
              </w:rPr>
            </w:pPr>
          </w:p>
          <w:p w14:paraId="4F11C9EB" w14:textId="77777777" w:rsidR="007D5865" w:rsidRPr="008B35B2" w:rsidRDefault="006B1269" w:rsidP="007D5865">
            <w:pPr>
              <w:rPr>
                <w:rFonts w:ascii="微软雅黑" w:eastAsia="PMingLiU" w:hAnsi="微软雅黑" w:cs="Arial"/>
                <w:sz w:val="24"/>
                <w:szCs w:val="24"/>
                <w:lang w:eastAsia="zh-TW"/>
              </w:rPr>
            </w:pPr>
            <w:r w:rsidRPr="008B35B2">
              <w:rPr>
                <w:rFonts w:ascii="微软雅黑" w:eastAsia="微软雅黑" w:hAnsi="微软雅黑" w:cs="Arial" w:hint="eastAsia"/>
                <w:sz w:val="24"/>
                <w:szCs w:val="24"/>
                <w:lang w:eastAsia="zh-TW"/>
              </w:rPr>
              <w:t>檔案</w:t>
            </w:r>
            <w:r w:rsidR="00805F91" w:rsidRPr="008B35B2">
              <w:rPr>
                <w:rFonts w:ascii="微软雅黑" w:eastAsia="微软雅黑" w:hAnsi="微软雅黑" w:cs="Arial" w:hint="eastAsia"/>
                <w:sz w:val="24"/>
                <w:szCs w:val="24"/>
                <w:lang w:eastAsia="zh-TW"/>
              </w:rPr>
              <w:t>總</w:t>
            </w:r>
            <w:r w:rsidR="007D5865" w:rsidRPr="008B35B2">
              <w:rPr>
                <w:rFonts w:ascii="微软雅黑" w:eastAsia="微软雅黑" w:hAnsi="微软雅黑" w:cs="Arial" w:hint="eastAsia"/>
                <w:sz w:val="24"/>
                <w:szCs w:val="24"/>
                <w:lang w:eastAsia="zh-TW"/>
              </w:rPr>
              <w:t>大小超過10MB</w:t>
            </w:r>
            <w:r w:rsidR="00BD3B60" w:rsidRPr="008B35B2">
              <w:rPr>
                <w:rFonts w:ascii="PMingLiU" w:eastAsia="PMingLiU" w:hAnsi="PMingLiU" w:cs="Arial" w:hint="eastAsia"/>
                <w:sz w:val="24"/>
                <w:szCs w:val="24"/>
                <w:lang w:eastAsia="zh-HK"/>
              </w:rPr>
              <w:t>。</w:t>
            </w:r>
            <w:r w:rsidR="007D5865" w:rsidRPr="008B35B2">
              <w:rPr>
                <w:rFonts w:ascii="微软雅黑" w:eastAsia="微软雅黑" w:hAnsi="微软雅黑" w:cs="Arial" w:hint="eastAsia"/>
                <w:sz w:val="24"/>
                <w:szCs w:val="24"/>
                <w:lang w:eastAsia="zh-HK"/>
              </w:rPr>
              <w:t>請</w:t>
            </w:r>
            <w:r w:rsidR="007D5865" w:rsidRPr="008B35B2">
              <w:rPr>
                <w:rFonts w:ascii="微软雅黑" w:eastAsia="微软雅黑" w:hAnsi="微软雅黑" w:cs="Arial" w:hint="eastAsia"/>
                <w:sz w:val="24"/>
                <w:szCs w:val="24"/>
                <w:lang w:eastAsia="zh-HK"/>
              </w:rPr>
              <w:lastRenderedPageBreak/>
              <w:t>重新上載</w:t>
            </w:r>
            <w:r w:rsidR="00BD3B60" w:rsidRPr="008B35B2">
              <w:rPr>
                <w:rFonts w:ascii="PMingLiU" w:eastAsia="PMingLiU" w:hAnsi="PMingLiU" w:cs="Arial" w:hint="eastAsia"/>
                <w:sz w:val="24"/>
                <w:szCs w:val="24"/>
                <w:lang w:eastAsia="zh-HK"/>
              </w:rPr>
              <w:t>。</w:t>
            </w:r>
          </w:p>
          <w:p w14:paraId="787C28CA" w14:textId="77777777" w:rsidR="007D5865" w:rsidRPr="008B35B2" w:rsidRDefault="007D5865" w:rsidP="0033346D">
            <w:pPr>
              <w:rPr>
                <w:rFonts w:ascii="微软雅黑" w:eastAsia="微软雅黑" w:hAnsi="微软雅黑" w:cs="Arial"/>
                <w:sz w:val="24"/>
                <w:szCs w:val="24"/>
                <w:lang w:eastAsia="zh-HK"/>
              </w:rPr>
            </w:pPr>
          </w:p>
          <w:p w14:paraId="4E35C737" w14:textId="77777777" w:rsidR="000B0FDA" w:rsidRPr="008B35B2" w:rsidRDefault="000B0FDA" w:rsidP="0033346D">
            <w:pPr>
              <w:rPr>
                <w:rFonts w:ascii="微软雅黑" w:eastAsia="微软雅黑" w:hAnsi="微软雅黑" w:cs="Arial"/>
                <w:sz w:val="24"/>
                <w:szCs w:val="24"/>
                <w:lang w:eastAsia="zh-HK"/>
              </w:rPr>
            </w:pPr>
          </w:p>
          <w:p w14:paraId="00287050" w14:textId="77777777" w:rsidR="000B0FDA" w:rsidRPr="008B35B2" w:rsidRDefault="006B1269" w:rsidP="0033346D">
            <w:pPr>
              <w:rPr>
                <w:rFonts w:ascii="微软雅黑" w:eastAsia="PMingLiU" w:hAnsi="微软雅黑" w:cs="Arial"/>
                <w:sz w:val="24"/>
                <w:szCs w:val="24"/>
                <w:lang w:eastAsia="zh-TW"/>
              </w:rPr>
            </w:pPr>
            <w:r w:rsidRPr="008B35B2">
              <w:rPr>
                <w:rFonts w:ascii="微软雅黑" w:eastAsia="微软雅黑" w:hAnsi="微软雅黑" w:cs="Arial" w:hint="eastAsia"/>
                <w:sz w:val="24"/>
                <w:szCs w:val="24"/>
                <w:lang w:eastAsia="zh-TW"/>
              </w:rPr>
              <w:t>檔案</w:t>
            </w:r>
            <w:r w:rsidR="000B0FDA" w:rsidRPr="008B35B2">
              <w:rPr>
                <w:rFonts w:ascii="微软雅黑" w:eastAsia="微软雅黑" w:hAnsi="微软雅黑" w:cs="Arial" w:hint="eastAsia"/>
                <w:sz w:val="24"/>
                <w:szCs w:val="24"/>
                <w:lang w:eastAsia="zh-TW"/>
              </w:rPr>
              <w:t>大小超過10MB</w:t>
            </w:r>
            <w:r w:rsidR="00BD3B60" w:rsidRPr="008B35B2">
              <w:rPr>
                <w:rFonts w:ascii="PMingLiU" w:eastAsia="PMingLiU" w:hAnsi="PMingLiU" w:cs="Arial" w:hint="eastAsia"/>
                <w:sz w:val="24"/>
                <w:szCs w:val="24"/>
                <w:lang w:eastAsia="zh-HK"/>
              </w:rPr>
              <w:t>。</w:t>
            </w:r>
          </w:p>
          <w:p w14:paraId="2A694CAF" w14:textId="77777777" w:rsidR="00805F91" w:rsidRPr="008B35B2" w:rsidRDefault="00805F91" w:rsidP="0033346D">
            <w:pPr>
              <w:rPr>
                <w:rFonts w:ascii="微软雅黑" w:eastAsia="微软雅黑" w:hAnsi="微软雅黑" w:cs="Arial"/>
                <w:sz w:val="24"/>
                <w:szCs w:val="24"/>
                <w:lang w:eastAsia="zh-TW"/>
              </w:rPr>
            </w:pPr>
          </w:p>
          <w:p w14:paraId="24AFA214" w14:textId="77777777" w:rsidR="000B0FDA" w:rsidRPr="008B35B2" w:rsidRDefault="006B1269" w:rsidP="0033346D">
            <w:pPr>
              <w:rPr>
                <w:rFonts w:ascii="微软雅黑" w:eastAsia="PMingLiU" w:hAnsi="微软雅黑" w:cs="Arial"/>
                <w:sz w:val="24"/>
                <w:szCs w:val="24"/>
                <w:lang w:eastAsia="zh-HK"/>
              </w:rPr>
            </w:pPr>
            <w:r w:rsidRPr="008B35B2">
              <w:rPr>
                <w:rFonts w:ascii="微软雅黑" w:eastAsia="微软雅黑" w:hAnsi="微软雅黑" w:cs="Arial" w:hint="eastAsia"/>
                <w:sz w:val="24"/>
                <w:szCs w:val="24"/>
                <w:lang w:eastAsia="zh-TW"/>
              </w:rPr>
              <w:t>檔案</w:t>
            </w:r>
            <w:r w:rsidR="00D6677F" w:rsidRPr="008B35B2">
              <w:rPr>
                <w:rFonts w:ascii="微软雅黑" w:eastAsia="微软雅黑" w:hAnsi="微软雅黑" w:cs="Arial" w:hint="eastAsia"/>
                <w:sz w:val="24"/>
                <w:szCs w:val="24"/>
                <w:lang w:eastAsia="zh-TW"/>
              </w:rPr>
              <w:t>命名不正確</w:t>
            </w:r>
            <w:r w:rsidR="00BD3B60" w:rsidRPr="008B35B2">
              <w:rPr>
                <w:rFonts w:ascii="PMingLiU" w:eastAsia="PMingLiU" w:hAnsi="PMingLiU" w:cs="Arial" w:hint="eastAsia"/>
                <w:sz w:val="24"/>
                <w:szCs w:val="24"/>
                <w:lang w:eastAsia="zh-HK"/>
              </w:rPr>
              <w:t>。</w:t>
            </w:r>
          </w:p>
          <w:p w14:paraId="00E9AC97" w14:textId="77777777" w:rsidR="00D6677F" w:rsidRPr="008B35B2" w:rsidRDefault="00D6677F" w:rsidP="0033346D">
            <w:pPr>
              <w:rPr>
                <w:rFonts w:ascii="微软雅黑" w:eastAsia="微软雅黑" w:hAnsi="微软雅黑" w:cs="Arial"/>
                <w:sz w:val="24"/>
                <w:szCs w:val="24"/>
                <w:lang w:eastAsia="zh-HK"/>
              </w:rPr>
            </w:pPr>
          </w:p>
          <w:p w14:paraId="1F8ECFBC" w14:textId="77777777" w:rsidR="000B0FDA" w:rsidRPr="008B35B2" w:rsidRDefault="006B1269" w:rsidP="0033346D">
            <w:pPr>
              <w:rPr>
                <w:rFonts w:ascii="微软雅黑" w:eastAsia="PMingLiU" w:hAnsi="微软雅黑" w:cs="Arial"/>
                <w:sz w:val="24"/>
                <w:szCs w:val="24"/>
                <w:lang w:eastAsia="zh-TW"/>
              </w:rPr>
            </w:pPr>
            <w:r w:rsidRPr="008B35B2">
              <w:rPr>
                <w:rFonts w:ascii="微软雅黑" w:eastAsia="微软雅黑" w:hAnsi="微软雅黑" w:cs="Arial" w:hint="eastAsia"/>
                <w:sz w:val="24"/>
                <w:szCs w:val="24"/>
                <w:lang w:eastAsia="zh-HK"/>
              </w:rPr>
              <w:t>檔案</w:t>
            </w:r>
            <w:r w:rsidR="000B0FDA" w:rsidRPr="008B35B2">
              <w:rPr>
                <w:rFonts w:ascii="微软雅黑" w:eastAsia="微软雅黑" w:hAnsi="微软雅黑" w:cs="Arial" w:hint="eastAsia"/>
                <w:sz w:val="24"/>
                <w:szCs w:val="24"/>
                <w:lang w:eastAsia="zh-HK"/>
              </w:rPr>
              <w:t>格</w:t>
            </w:r>
            <w:r w:rsidR="000B0FDA" w:rsidRPr="008B35B2">
              <w:rPr>
                <w:rFonts w:ascii="微软雅黑" w:eastAsia="微软雅黑" w:hAnsi="微软雅黑" w:cs="Arial" w:hint="eastAsia"/>
                <w:sz w:val="24"/>
                <w:szCs w:val="24"/>
                <w:lang w:eastAsia="zh-TW"/>
              </w:rPr>
              <w:t>式</w:t>
            </w:r>
            <w:r w:rsidR="000B0FDA" w:rsidRPr="008B35B2">
              <w:rPr>
                <w:rFonts w:ascii="微软雅黑" w:eastAsia="微软雅黑" w:hAnsi="微软雅黑" w:cs="Arial" w:hint="eastAsia"/>
                <w:sz w:val="24"/>
                <w:szCs w:val="24"/>
                <w:lang w:eastAsia="zh-HK"/>
              </w:rPr>
              <w:t>不正</w:t>
            </w:r>
            <w:r w:rsidR="000B0FDA" w:rsidRPr="008B35B2">
              <w:rPr>
                <w:rFonts w:ascii="微软雅黑" w:eastAsia="微软雅黑" w:hAnsi="微软雅黑" w:cs="Arial" w:hint="eastAsia"/>
                <w:sz w:val="24"/>
                <w:szCs w:val="24"/>
                <w:lang w:eastAsia="zh-TW"/>
              </w:rPr>
              <w:t>確</w:t>
            </w:r>
            <w:r w:rsidR="00BD3B60" w:rsidRPr="008B35B2">
              <w:rPr>
                <w:rFonts w:ascii="PMingLiU" w:eastAsia="PMingLiU" w:hAnsi="PMingLiU" w:cs="Arial" w:hint="eastAsia"/>
                <w:sz w:val="24"/>
                <w:szCs w:val="24"/>
                <w:lang w:eastAsia="zh-HK"/>
              </w:rPr>
              <w:t>。</w:t>
            </w:r>
          </w:p>
        </w:tc>
        <w:tc>
          <w:tcPr>
            <w:tcW w:w="2698" w:type="dxa"/>
          </w:tcPr>
          <w:p w14:paraId="44C41F96" w14:textId="77777777" w:rsidR="000B0FDA" w:rsidRPr="008B35B2" w:rsidRDefault="00B55CDE" w:rsidP="000B0FDA">
            <w:pPr>
              <w:rPr>
                <w:rFonts w:ascii="微软雅黑" w:eastAsia="微软雅黑" w:hAnsi="微软雅黑" w:cs="Arial"/>
                <w:sz w:val="24"/>
                <w:szCs w:val="24"/>
              </w:rPr>
            </w:pPr>
            <w:r w:rsidRPr="008B35B2">
              <w:rPr>
                <w:rFonts w:ascii="微软雅黑" w:eastAsia="微软雅黑" w:hAnsi="微软雅黑" w:cs="Arial" w:hint="eastAsia"/>
                <w:sz w:val="24"/>
                <w:szCs w:val="24"/>
              </w:rPr>
              <w:lastRenderedPageBreak/>
              <w:t>上传的</w:t>
            </w:r>
            <w:r w:rsidR="006B1269" w:rsidRPr="008B35B2">
              <w:rPr>
                <w:rFonts w:ascii="微软雅黑" w:eastAsia="微软雅黑" w:hAnsi="微软雅黑" w:cs="Arial" w:hint="eastAsia"/>
                <w:sz w:val="24"/>
                <w:szCs w:val="24"/>
              </w:rPr>
              <w:t>档案</w:t>
            </w:r>
            <w:r w:rsidRPr="008B35B2">
              <w:rPr>
                <w:rFonts w:ascii="微软雅黑" w:eastAsia="微软雅黑" w:hAnsi="微软雅黑" w:cs="Arial" w:hint="eastAsia"/>
                <w:sz w:val="24"/>
                <w:szCs w:val="24"/>
              </w:rPr>
              <w:t>不符合要求</w:t>
            </w:r>
            <w:r w:rsidR="00BD3B60" w:rsidRPr="008B35B2">
              <w:rPr>
                <w:rFonts w:ascii="PMingLiU" w:eastAsia="PMingLiU" w:hAnsi="PMingLiU" w:cs="Arial" w:hint="eastAsia"/>
                <w:sz w:val="24"/>
                <w:szCs w:val="24"/>
                <w:lang w:eastAsia="zh-HK"/>
              </w:rPr>
              <w:t>。</w:t>
            </w:r>
            <w:r w:rsidR="000B0FDA" w:rsidRPr="008B35B2">
              <w:rPr>
                <w:rFonts w:ascii="微软雅黑" w:eastAsia="微软雅黑" w:hAnsi="微软雅黑" w:cs="Arial" w:hint="eastAsia"/>
                <w:sz w:val="24"/>
                <w:szCs w:val="24"/>
              </w:rPr>
              <w:t>请重新上载</w:t>
            </w:r>
            <w:r w:rsidR="00BD3B60" w:rsidRPr="008B35B2">
              <w:rPr>
                <w:rFonts w:ascii="PMingLiU" w:eastAsia="PMingLiU" w:hAnsi="PMingLiU" w:cs="Arial" w:hint="eastAsia"/>
                <w:sz w:val="24"/>
                <w:szCs w:val="24"/>
                <w:lang w:eastAsia="zh-HK"/>
              </w:rPr>
              <w:t>。</w:t>
            </w:r>
          </w:p>
          <w:p w14:paraId="32FC9CFD" w14:textId="77777777" w:rsidR="000B0FDA" w:rsidRPr="008B35B2" w:rsidRDefault="000B0FDA" w:rsidP="000B0FDA">
            <w:pPr>
              <w:rPr>
                <w:rFonts w:ascii="微软雅黑" w:eastAsia="微软雅黑" w:hAnsi="微软雅黑" w:cs="Arial"/>
                <w:sz w:val="24"/>
                <w:szCs w:val="24"/>
              </w:rPr>
            </w:pPr>
          </w:p>
          <w:p w14:paraId="201F6FD4" w14:textId="77777777" w:rsidR="007D5865" w:rsidRPr="008B35B2" w:rsidRDefault="006B1269" w:rsidP="007D5865">
            <w:pPr>
              <w:rPr>
                <w:rFonts w:ascii="微软雅黑" w:eastAsia="微软雅黑" w:hAnsi="微软雅黑" w:cs="Arial"/>
                <w:sz w:val="24"/>
                <w:szCs w:val="24"/>
              </w:rPr>
            </w:pPr>
            <w:r w:rsidRPr="008B35B2">
              <w:rPr>
                <w:rFonts w:ascii="微软雅黑" w:eastAsia="微软雅黑" w:hAnsi="微软雅黑" w:cs="Arial" w:hint="eastAsia"/>
                <w:sz w:val="24"/>
                <w:szCs w:val="24"/>
              </w:rPr>
              <w:t>档案</w:t>
            </w:r>
            <w:r w:rsidR="00805F91" w:rsidRPr="008B35B2">
              <w:rPr>
                <w:rFonts w:ascii="微软雅黑" w:eastAsia="微软雅黑" w:hAnsi="微软雅黑" w:cs="Arial" w:hint="eastAsia"/>
                <w:sz w:val="24"/>
                <w:szCs w:val="24"/>
              </w:rPr>
              <w:t>总</w:t>
            </w:r>
            <w:r w:rsidR="007D5865" w:rsidRPr="008B35B2">
              <w:rPr>
                <w:rFonts w:ascii="微软雅黑" w:eastAsia="微软雅黑" w:hAnsi="微软雅黑" w:cs="Arial" w:hint="eastAsia"/>
                <w:sz w:val="24"/>
                <w:szCs w:val="24"/>
              </w:rPr>
              <w:t>大小超過10MB</w:t>
            </w:r>
            <w:r w:rsidR="00BD3B60" w:rsidRPr="008B35B2">
              <w:rPr>
                <w:rFonts w:ascii="PMingLiU" w:eastAsia="PMingLiU" w:hAnsi="PMingLiU" w:cs="Arial" w:hint="eastAsia"/>
                <w:sz w:val="24"/>
                <w:szCs w:val="24"/>
                <w:lang w:eastAsia="zh-HK"/>
              </w:rPr>
              <w:t>。</w:t>
            </w:r>
            <w:r w:rsidR="007D5865" w:rsidRPr="008B35B2">
              <w:rPr>
                <w:rFonts w:ascii="微软雅黑" w:eastAsia="微软雅黑" w:hAnsi="微软雅黑" w:cs="Arial" w:hint="eastAsia"/>
                <w:sz w:val="24"/>
                <w:szCs w:val="24"/>
              </w:rPr>
              <w:t>请</w:t>
            </w:r>
            <w:r w:rsidR="007D5865" w:rsidRPr="008B35B2">
              <w:rPr>
                <w:rFonts w:ascii="微软雅黑" w:eastAsia="微软雅黑" w:hAnsi="微软雅黑" w:cs="Arial" w:hint="eastAsia"/>
                <w:sz w:val="24"/>
                <w:szCs w:val="24"/>
              </w:rPr>
              <w:lastRenderedPageBreak/>
              <w:t>重新上载</w:t>
            </w:r>
            <w:r w:rsidR="00BD3B60" w:rsidRPr="008B35B2">
              <w:rPr>
                <w:rFonts w:ascii="PMingLiU" w:eastAsia="PMingLiU" w:hAnsi="PMingLiU" w:cs="Arial" w:hint="eastAsia"/>
                <w:sz w:val="24"/>
                <w:szCs w:val="24"/>
                <w:lang w:eastAsia="zh-HK"/>
              </w:rPr>
              <w:t>。</w:t>
            </w:r>
          </w:p>
          <w:p w14:paraId="7111CA4A" w14:textId="77777777" w:rsidR="007D5865" w:rsidRPr="008B35B2" w:rsidRDefault="007D5865" w:rsidP="000B0FDA">
            <w:pPr>
              <w:rPr>
                <w:rFonts w:ascii="微软雅黑" w:eastAsia="微软雅黑" w:hAnsi="微软雅黑" w:cs="Arial"/>
                <w:sz w:val="24"/>
                <w:szCs w:val="24"/>
              </w:rPr>
            </w:pPr>
          </w:p>
          <w:p w14:paraId="528A7484" w14:textId="77777777" w:rsidR="007D5865" w:rsidRPr="008B35B2" w:rsidRDefault="007D5865" w:rsidP="000B0FDA">
            <w:pPr>
              <w:rPr>
                <w:rFonts w:ascii="微软雅黑" w:eastAsia="微软雅黑" w:hAnsi="微软雅黑" w:cs="Arial"/>
                <w:sz w:val="24"/>
                <w:szCs w:val="24"/>
              </w:rPr>
            </w:pPr>
          </w:p>
          <w:p w14:paraId="24A4BAB4" w14:textId="77777777" w:rsidR="000B0FDA" w:rsidRPr="008B35B2" w:rsidRDefault="006B1269" w:rsidP="000B0FDA">
            <w:pPr>
              <w:rPr>
                <w:rFonts w:ascii="微软雅黑" w:eastAsia="微软雅黑" w:hAnsi="微软雅黑" w:cs="Arial"/>
                <w:sz w:val="24"/>
                <w:szCs w:val="24"/>
              </w:rPr>
            </w:pPr>
            <w:r w:rsidRPr="008B35B2">
              <w:rPr>
                <w:rFonts w:ascii="微软雅黑" w:eastAsia="微软雅黑" w:hAnsi="微软雅黑" w:cs="Arial" w:hint="eastAsia"/>
                <w:sz w:val="24"/>
                <w:szCs w:val="24"/>
              </w:rPr>
              <w:t>档案</w:t>
            </w:r>
            <w:r w:rsidR="000B0FDA" w:rsidRPr="008B35B2">
              <w:rPr>
                <w:rFonts w:ascii="微软雅黑" w:eastAsia="微软雅黑" w:hAnsi="微软雅黑" w:cs="Arial" w:hint="eastAsia"/>
                <w:sz w:val="24"/>
                <w:szCs w:val="24"/>
              </w:rPr>
              <w:t>大小超过10MB</w:t>
            </w:r>
            <w:r w:rsidR="00BD3B60" w:rsidRPr="008B35B2">
              <w:rPr>
                <w:rFonts w:ascii="PMingLiU" w:eastAsia="PMingLiU" w:hAnsi="PMingLiU" w:cs="Arial" w:hint="eastAsia"/>
                <w:sz w:val="24"/>
                <w:szCs w:val="24"/>
                <w:lang w:eastAsia="zh-HK"/>
              </w:rPr>
              <w:t>。</w:t>
            </w:r>
          </w:p>
          <w:p w14:paraId="5E9B618E" w14:textId="77777777" w:rsidR="000B0FDA" w:rsidRPr="008B35B2" w:rsidRDefault="000B0FDA" w:rsidP="000B0FDA">
            <w:pPr>
              <w:rPr>
                <w:rFonts w:ascii="微软雅黑" w:eastAsia="微软雅黑" w:hAnsi="微软雅黑" w:cs="Arial"/>
                <w:sz w:val="24"/>
                <w:szCs w:val="24"/>
              </w:rPr>
            </w:pPr>
          </w:p>
          <w:p w14:paraId="09FA8072" w14:textId="77777777" w:rsidR="00D6677F" w:rsidRPr="008B35B2" w:rsidRDefault="00D6677F" w:rsidP="000B0FDA">
            <w:pPr>
              <w:rPr>
                <w:rFonts w:ascii="微软雅黑" w:eastAsia="微软雅黑" w:hAnsi="微软雅黑" w:cs="Arial"/>
                <w:sz w:val="24"/>
                <w:szCs w:val="24"/>
              </w:rPr>
            </w:pPr>
          </w:p>
          <w:p w14:paraId="6A1E528E" w14:textId="77777777" w:rsidR="00D6677F" w:rsidRPr="008B35B2" w:rsidRDefault="00D6677F" w:rsidP="000B0FDA">
            <w:pPr>
              <w:rPr>
                <w:rFonts w:ascii="微软雅黑" w:eastAsia="微软雅黑" w:hAnsi="微软雅黑" w:cs="Arial"/>
                <w:sz w:val="24"/>
                <w:szCs w:val="24"/>
              </w:rPr>
            </w:pPr>
          </w:p>
          <w:p w14:paraId="2851F3D2" w14:textId="77777777" w:rsidR="00D6677F" w:rsidRPr="008B35B2" w:rsidRDefault="006B1269" w:rsidP="000B0FDA">
            <w:pPr>
              <w:rPr>
                <w:rFonts w:ascii="微软雅黑" w:eastAsia="微软雅黑" w:hAnsi="微软雅黑" w:cs="Arial"/>
                <w:sz w:val="24"/>
                <w:szCs w:val="24"/>
              </w:rPr>
            </w:pPr>
            <w:r w:rsidRPr="008B35B2">
              <w:rPr>
                <w:rFonts w:ascii="微软雅黑" w:eastAsia="微软雅黑" w:hAnsi="微软雅黑" w:cs="Arial" w:hint="eastAsia"/>
                <w:sz w:val="24"/>
                <w:szCs w:val="24"/>
              </w:rPr>
              <w:t>档案</w:t>
            </w:r>
            <w:r w:rsidR="00D6677F" w:rsidRPr="008B35B2">
              <w:rPr>
                <w:rFonts w:ascii="微软雅黑" w:eastAsia="微软雅黑" w:hAnsi="微软雅黑" w:cs="Arial" w:hint="eastAsia"/>
                <w:sz w:val="24"/>
                <w:szCs w:val="24"/>
              </w:rPr>
              <w:t>命名不正确</w:t>
            </w:r>
            <w:r w:rsidR="00BD3B60" w:rsidRPr="008B35B2">
              <w:rPr>
                <w:rFonts w:ascii="PMingLiU" w:eastAsia="PMingLiU" w:hAnsi="PMingLiU" w:cs="Arial" w:hint="eastAsia"/>
                <w:sz w:val="24"/>
                <w:szCs w:val="24"/>
                <w:lang w:eastAsia="zh-HK"/>
              </w:rPr>
              <w:t>。</w:t>
            </w:r>
          </w:p>
          <w:p w14:paraId="6B0377C8" w14:textId="77777777" w:rsidR="00D6677F" w:rsidRPr="008B35B2" w:rsidRDefault="00D6677F" w:rsidP="000B0FDA">
            <w:pPr>
              <w:rPr>
                <w:rFonts w:ascii="微软雅黑" w:eastAsia="微软雅黑" w:hAnsi="微软雅黑" w:cs="Arial"/>
                <w:sz w:val="24"/>
                <w:szCs w:val="24"/>
              </w:rPr>
            </w:pPr>
          </w:p>
          <w:p w14:paraId="7F173235" w14:textId="77777777" w:rsidR="000B0FDA" w:rsidRPr="008B35B2" w:rsidRDefault="006B1269" w:rsidP="000B0FDA">
            <w:pPr>
              <w:rPr>
                <w:rFonts w:ascii="微软雅黑" w:eastAsia="微软雅黑" w:hAnsi="微软雅黑" w:cs="Arial"/>
                <w:sz w:val="24"/>
                <w:szCs w:val="24"/>
              </w:rPr>
            </w:pPr>
            <w:r w:rsidRPr="008B35B2">
              <w:rPr>
                <w:rFonts w:ascii="微软雅黑" w:eastAsia="微软雅黑" w:hAnsi="微软雅黑" w:cs="Arial" w:hint="eastAsia"/>
                <w:sz w:val="24"/>
                <w:szCs w:val="24"/>
              </w:rPr>
              <w:t>档案</w:t>
            </w:r>
            <w:r w:rsidR="000B0FDA" w:rsidRPr="008B35B2">
              <w:rPr>
                <w:rFonts w:ascii="微软雅黑" w:eastAsia="微软雅黑" w:hAnsi="微软雅黑" w:cs="Arial" w:hint="eastAsia"/>
                <w:sz w:val="24"/>
                <w:szCs w:val="24"/>
              </w:rPr>
              <w:t>格式不正确</w:t>
            </w:r>
            <w:r w:rsidR="00BD3B60" w:rsidRPr="008B35B2">
              <w:rPr>
                <w:rFonts w:ascii="PMingLiU" w:eastAsia="PMingLiU" w:hAnsi="PMingLiU" w:cs="Arial" w:hint="eastAsia"/>
                <w:sz w:val="24"/>
                <w:szCs w:val="24"/>
                <w:lang w:eastAsia="zh-HK"/>
              </w:rPr>
              <w:t>。</w:t>
            </w:r>
          </w:p>
        </w:tc>
      </w:tr>
      <w:tr w:rsidR="00F73ECE" w14:paraId="170D71EA" w14:textId="77777777" w:rsidTr="00F026B8">
        <w:tc>
          <w:tcPr>
            <w:tcW w:w="2697" w:type="dxa"/>
          </w:tcPr>
          <w:p w14:paraId="436F76F6" w14:textId="77777777" w:rsidR="00472C99" w:rsidRDefault="00472C99">
            <w:pPr>
              <w:rPr>
                <w:noProof/>
              </w:rPr>
            </w:pPr>
            <w:r>
              <w:rPr>
                <w:noProof/>
              </w:rPr>
              <w:lastRenderedPageBreak/>
              <w:drawing>
                <wp:inline distT="0" distB="0" distL="0" distR="0" wp14:anchorId="2256756D" wp14:editId="69E388DF">
                  <wp:extent cx="3397250" cy="69675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3512" cy="698035"/>
                          </a:xfrm>
                          <a:prstGeom prst="rect">
                            <a:avLst/>
                          </a:prstGeom>
                        </pic:spPr>
                      </pic:pic>
                    </a:graphicData>
                  </a:graphic>
                </wp:inline>
              </w:drawing>
            </w:r>
          </w:p>
        </w:tc>
        <w:tc>
          <w:tcPr>
            <w:tcW w:w="2697" w:type="dxa"/>
          </w:tcPr>
          <w:p w14:paraId="26338433" w14:textId="77777777" w:rsidR="00472C99" w:rsidRPr="00313C63" w:rsidRDefault="005D0087">
            <w:pPr>
              <w:rPr>
                <w:rFonts w:ascii="Arial" w:hAnsi="Arial" w:cs="Arial"/>
                <w:sz w:val="24"/>
                <w:szCs w:val="24"/>
                <w:lang w:eastAsia="zh-TW"/>
              </w:rPr>
            </w:pPr>
            <w:r w:rsidRPr="00313C63">
              <w:rPr>
                <w:rFonts w:ascii="Arial" w:hAnsi="Arial" w:cs="Arial"/>
                <w:sz w:val="24"/>
                <w:szCs w:val="24"/>
                <w:lang w:eastAsia="zh-TW"/>
              </w:rPr>
              <w:t>Please read and agree the terms and conditions by checking the check box.</w:t>
            </w:r>
          </w:p>
          <w:p w14:paraId="21636149" w14:textId="77777777" w:rsidR="005D0087" w:rsidRPr="00313C63" w:rsidRDefault="005D0087">
            <w:pPr>
              <w:rPr>
                <w:rFonts w:ascii="Arial" w:hAnsi="Arial" w:cs="Arial"/>
                <w:sz w:val="24"/>
                <w:szCs w:val="24"/>
                <w:lang w:eastAsia="zh-TW"/>
              </w:rPr>
            </w:pPr>
          </w:p>
          <w:p w14:paraId="7C97EF4E" w14:textId="77777777" w:rsidR="005D0087" w:rsidRPr="00313C63" w:rsidRDefault="005D0087" w:rsidP="006B1269">
            <w:pPr>
              <w:rPr>
                <w:rFonts w:ascii="Arial" w:hAnsi="Arial" w:cs="Arial"/>
                <w:sz w:val="24"/>
                <w:szCs w:val="24"/>
                <w:lang w:eastAsia="zh-TW"/>
              </w:rPr>
            </w:pPr>
            <w:r w:rsidRPr="00313C63">
              <w:rPr>
                <w:rFonts w:ascii="Arial" w:hAnsi="Arial" w:cs="Arial"/>
                <w:sz w:val="24"/>
                <w:szCs w:val="24"/>
                <w:lang w:eastAsia="zh-TW"/>
              </w:rPr>
              <w:t xml:space="preserve">Please </w:t>
            </w:r>
            <w:r w:rsidR="00605277" w:rsidRPr="00313C63">
              <w:rPr>
                <w:rFonts w:ascii="Arial" w:hAnsi="Arial" w:cs="Arial"/>
                <w:sz w:val="24"/>
                <w:szCs w:val="24"/>
                <w:lang w:eastAsia="zh-TW"/>
              </w:rPr>
              <w:t>fill in valid verification code</w:t>
            </w:r>
            <w:r w:rsidRPr="00313C63">
              <w:rPr>
                <w:rFonts w:ascii="Arial" w:hAnsi="Arial" w:cs="Arial"/>
                <w:sz w:val="24"/>
                <w:szCs w:val="24"/>
                <w:lang w:eastAsia="zh-TW"/>
              </w:rPr>
              <w:t>.</w:t>
            </w:r>
          </w:p>
        </w:tc>
        <w:tc>
          <w:tcPr>
            <w:tcW w:w="2698" w:type="dxa"/>
          </w:tcPr>
          <w:p w14:paraId="6BC46F9B" w14:textId="77777777" w:rsidR="00472C99" w:rsidRPr="00BD3B60" w:rsidRDefault="005D0087">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請閱讀及同意所有條款及細則</w:t>
            </w:r>
            <w:r w:rsidR="00BD3B60">
              <w:rPr>
                <w:rFonts w:ascii="PMingLiU" w:eastAsia="PMingLiU" w:hAnsi="PMingLiU" w:cs="Arial" w:hint="eastAsia"/>
                <w:sz w:val="24"/>
                <w:szCs w:val="24"/>
                <w:lang w:eastAsia="zh-HK"/>
              </w:rPr>
              <w:t>。</w:t>
            </w:r>
          </w:p>
          <w:p w14:paraId="69FA7947" w14:textId="77777777" w:rsidR="005D0087" w:rsidRPr="003606DA" w:rsidRDefault="005D0087">
            <w:pPr>
              <w:rPr>
                <w:rFonts w:ascii="微软雅黑" w:eastAsia="微软雅黑" w:hAnsi="微软雅黑" w:cs="Arial"/>
                <w:sz w:val="24"/>
                <w:szCs w:val="24"/>
                <w:lang w:eastAsia="zh-TW"/>
              </w:rPr>
            </w:pPr>
          </w:p>
          <w:p w14:paraId="490B8F41" w14:textId="77777777" w:rsidR="005D0087" w:rsidRPr="00BD3B60" w:rsidRDefault="005D0087">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請填寫</w:t>
            </w:r>
            <w:r w:rsidR="00605277" w:rsidRPr="003606DA">
              <w:rPr>
                <w:rFonts w:ascii="微软雅黑" w:eastAsia="微软雅黑" w:hAnsi="微软雅黑" w:cs="Arial" w:hint="eastAsia"/>
                <w:sz w:val="24"/>
                <w:szCs w:val="24"/>
                <w:lang w:eastAsia="zh-HK"/>
              </w:rPr>
              <w:t>有效的</w:t>
            </w:r>
            <w:r w:rsidRPr="003606DA">
              <w:rPr>
                <w:rFonts w:ascii="微软雅黑" w:eastAsia="微软雅黑" w:hAnsi="微软雅黑" w:cs="Arial" w:hint="eastAsia"/>
                <w:sz w:val="24"/>
                <w:szCs w:val="24"/>
                <w:lang w:eastAsia="zh-TW"/>
              </w:rPr>
              <w:t>驗證碼</w:t>
            </w:r>
            <w:r w:rsidR="00BD3B60">
              <w:rPr>
                <w:rFonts w:ascii="PMingLiU" w:eastAsia="PMingLiU" w:hAnsi="PMingLiU" w:cs="Arial" w:hint="eastAsia"/>
                <w:sz w:val="24"/>
                <w:szCs w:val="24"/>
                <w:lang w:eastAsia="zh-HK"/>
              </w:rPr>
              <w:t>。</w:t>
            </w:r>
          </w:p>
        </w:tc>
        <w:tc>
          <w:tcPr>
            <w:tcW w:w="2698" w:type="dxa"/>
          </w:tcPr>
          <w:p w14:paraId="5B83911F" w14:textId="77777777" w:rsidR="005D0087" w:rsidRPr="003606DA" w:rsidRDefault="005D0087">
            <w:pPr>
              <w:rPr>
                <w:rFonts w:ascii="微软雅黑" w:eastAsia="微软雅黑" w:hAnsi="微软雅黑" w:cs="Arial"/>
                <w:sz w:val="24"/>
                <w:szCs w:val="24"/>
              </w:rPr>
            </w:pPr>
            <w:r w:rsidRPr="003606DA">
              <w:rPr>
                <w:rFonts w:ascii="微软雅黑" w:eastAsia="微软雅黑" w:hAnsi="微软雅黑" w:cs="Arial" w:hint="eastAsia"/>
                <w:sz w:val="24"/>
                <w:szCs w:val="24"/>
              </w:rPr>
              <w:t>请阅读及同意所有条款及细则</w:t>
            </w:r>
            <w:r w:rsidR="00BD3B60">
              <w:rPr>
                <w:rFonts w:ascii="PMingLiU" w:eastAsia="PMingLiU" w:hAnsi="PMingLiU" w:cs="Arial" w:hint="eastAsia"/>
                <w:sz w:val="24"/>
                <w:szCs w:val="24"/>
                <w:lang w:eastAsia="zh-HK"/>
              </w:rPr>
              <w:t>。</w:t>
            </w:r>
          </w:p>
          <w:p w14:paraId="61632A4D" w14:textId="77777777" w:rsidR="005D0087" w:rsidRPr="003606DA" w:rsidRDefault="005D0087">
            <w:pPr>
              <w:rPr>
                <w:rFonts w:ascii="微软雅黑" w:eastAsia="微软雅黑" w:hAnsi="微软雅黑" w:cs="Arial"/>
                <w:sz w:val="24"/>
                <w:szCs w:val="24"/>
              </w:rPr>
            </w:pPr>
          </w:p>
          <w:p w14:paraId="345AB639" w14:textId="77777777" w:rsidR="005D0087" w:rsidRPr="003606DA" w:rsidRDefault="005D0087">
            <w:pPr>
              <w:rPr>
                <w:rFonts w:ascii="微软雅黑" w:eastAsia="微软雅黑" w:hAnsi="微软雅黑" w:cs="Arial"/>
                <w:sz w:val="24"/>
                <w:szCs w:val="24"/>
              </w:rPr>
            </w:pPr>
            <w:r w:rsidRPr="003606DA">
              <w:rPr>
                <w:rFonts w:ascii="微软雅黑" w:eastAsia="微软雅黑" w:hAnsi="微软雅黑" w:cs="Arial" w:hint="eastAsia"/>
                <w:sz w:val="24"/>
                <w:szCs w:val="24"/>
              </w:rPr>
              <w:t>请填写</w:t>
            </w:r>
            <w:r w:rsidR="00605277" w:rsidRPr="003606DA">
              <w:rPr>
                <w:rFonts w:ascii="微软雅黑" w:eastAsia="微软雅黑" w:hAnsi="微软雅黑" w:cs="Arial" w:hint="eastAsia"/>
                <w:sz w:val="24"/>
                <w:szCs w:val="24"/>
              </w:rPr>
              <w:t>有效的</w:t>
            </w:r>
            <w:r w:rsidRPr="003606DA">
              <w:rPr>
                <w:rFonts w:ascii="微软雅黑" w:eastAsia="微软雅黑" w:hAnsi="微软雅黑" w:cs="Arial" w:hint="eastAsia"/>
                <w:sz w:val="24"/>
                <w:szCs w:val="24"/>
              </w:rPr>
              <w:t>验证码</w:t>
            </w:r>
            <w:r w:rsidR="00BD3B60">
              <w:rPr>
                <w:rFonts w:ascii="PMingLiU" w:eastAsia="PMingLiU" w:hAnsi="PMingLiU" w:cs="Arial" w:hint="eastAsia"/>
                <w:sz w:val="24"/>
                <w:szCs w:val="24"/>
                <w:lang w:eastAsia="zh-HK"/>
              </w:rPr>
              <w:t>。</w:t>
            </w:r>
          </w:p>
        </w:tc>
      </w:tr>
    </w:tbl>
    <w:p w14:paraId="79D7E33D" w14:textId="77777777" w:rsidR="00F026B8" w:rsidRDefault="00F026B8">
      <w:pPr>
        <w:rPr>
          <w:rFonts w:ascii="Arial" w:hAnsi="Arial" w:cs="Arial"/>
          <w:sz w:val="24"/>
          <w:szCs w:val="24"/>
        </w:rPr>
      </w:pPr>
    </w:p>
    <w:p w14:paraId="6A359511" w14:textId="77777777" w:rsidR="004D223E" w:rsidRDefault="004D223E" w:rsidP="008C3900">
      <w:pPr>
        <w:pStyle w:val="Heading1"/>
      </w:pPr>
      <w:r>
        <w:t>Appointment form field Placeholders</w:t>
      </w:r>
    </w:p>
    <w:tbl>
      <w:tblPr>
        <w:tblStyle w:val="TableGrid"/>
        <w:tblW w:w="0" w:type="auto"/>
        <w:tblLook w:val="04A0" w:firstRow="1" w:lastRow="0" w:firstColumn="1" w:lastColumn="0" w:noHBand="0" w:noVBand="1"/>
      </w:tblPr>
      <w:tblGrid>
        <w:gridCol w:w="4807"/>
        <w:gridCol w:w="2291"/>
        <w:gridCol w:w="1383"/>
        <w:gridCol w:w="1149"/>
        <w:gridCol w:w="1160"/>
      </w:tblGrid>
      <w:tr w:rsidR="0070121C" w14:paraId="5232FA42" w14:textId="77777777" w:rsidTr="00D97A03">
        <w:tc>
          <w:tcPr>
            <w:tcW w:w="3865" w:type="dxa"/>
          </w:tcPr>
          <w:p w14:paraId="24A49B66" w14:textId="77777777" w:rsidR="0070121C" w:rsidRDefault="0070121C">
            <w:pPr>
              <w:rPr>
                <w:rFonts w:ascii="Arial" w:hAnsi="Arial" w:cs="Arial"/>
                <w:sz w:val="24"/>
                <w:szCs w:val="24"/>
              </w:rPr>
            </w:pPr>
            <w:r>
              <w:rPr>
                <w:rFonts w:ascii="Arial" w:hAnsi="Arial" w:cs="Arial"/>
                <w:sz w:val="24"/>
                <w:szCs w:val="24"/>
              </w:rPr>
              <w:t>UI (wordings in Grey)</w:t>
            </w:r>
          </w:p>
        </w:tc>
        <w:tc>
          <w:tcPr>
            <w:tcW w:w="2558" w:type="dxa"/>
          </w:tcPr>
          <w:p w14:paraId="59EA52F2" w14:textId="77777777" w:rsidR="0070121C" w:rsidRPr="0034782E" w:rsidRDefault="0070121C">
            <w:pPr>
              <w:rPr>
                <w:rFonts w:ascii="Arial" w:eastAsia="MingLiU" w:hAnsi="Arial" w:cs="Arial"/>
                <w:sz w:val="24"/>
                <w:szCs w:val="24"/>
              </w:rPr>
            </w:pPr>
            <w:r w:rsidRPr="0034782E">
              <w:rPr>
                <w:rFonts w:ascii="Arial" w:eastAsia="MingLiU" w:hAnsi="Arial" w:cs="Arial"/>
                <w:sz w:val="24"/>
                <w:szCs w:val="24"/>
              </w:rPr>
              <w:t xml:space="preserve">Field </w:t>
            </w:r>
            <w:r w:rsidR="00D97A03" w:rsidRPr="0034782E">
              <w:rPr>
                <w:rFonts w:ascii="Arial" w:eastAsia="MingLiU" w:hAnsi="Arial" w:cs="Arial"/>
                <w:sz w:val="24"/>
                <w:szCs w:val="24"/>
              </w:rPr>
              <w:t>(exact field name refers to “appointment form filling page” section)</w:t>
            </w:r>
          </w:p>
        </w:tc>
        <w:tc>
          <w:tcPr>
            <w:tcW w:w="1574" w:type="dxa"/>
          </w:tcPr>
          <w:p w14:paraId="0D7D0547" w14:textId="77777777" w:rsidR="0070121C" w:rsidRPr="0034782E" w:rsidRDefault="0070121C">
            <w:pPr>
              <w:rPr>
                <w:rFonts w:ascii="Arial" w:hAnsi="Arial" w:cs="Arial"/>
                <w:sz w:val="24"/>
                <w:szCs w:val="24"/>
              </w:rPr>
            </w:pPr>
            <w:r w:rsidRPr="0034782E">
              <w:rPr>
                <w:rFonts w:ascii="Arial" w:hAnsi="Arial" w:cs="Arial"/>
                <w:sz w:val="24"/>
                <w:szCs w:val="24"/>
              </w:rPr>
              <w:t>EN</w:t>
            </w:r>
          </w:p>
        </w:tc>
        <w:tc>
          <w:tcPr>
            <w:tcW w:w="1392" w:type="dxa"/>
          </w:tcPr>
          <w:p w14:paraId="104035D5" w14:textId="77777777" w:rsidR="0070121C" w:rsidRPr="0034782E" w:rsidRDefault="0070121C">
            <w:pPr>
              <w:rPr>
                <w:rFonts w:ascii="Arial" w:eastAsia="MingLiU" w:hAnsi="Arial" w:cs="Arial"/>
                <w:sz w:val="24"/>
                <w:szCs w:val="24"/>
              </w:rPr>
            </w:pPr>
            <w:r w:rsidRPr="0034782E">
              <w:rPr>
                <w:rFonts w:ascii="Arial" w:eastAsia="MingLiU" w:hAnsi="Arial" w:cs="Arial"/>
                <w:sz w:val="24"/>
                <w:szCs w:val="24"/>
              </w:rPr>
              <w:t>TC</w:t>
            </w:r>
          </w:p>
        </w:tc>
        <w:tc>
          <w:tcPr>
            <w:tcW w:w="1401" w:type="dxa"/>
          </w:tcPr>
          <w:p w14:paraId="0A5DF955" w14:textId="77777777" w:rsidR="0070121C" w:rsidRPr="0034782E" w:rsidRDefault="0070121C">
            <w:pPr>
              <w:rPr>
                <w:rFonts w:ascii="Arial" w:eastAsia="宋体" w:hAnsi="Arial" w:cs="Arial"/>
                <w:sz w:val="24"/>
                <w:szCs w:val="24"/>
              </w:rPr>
            </w:pPr>
            <w:r w:rsidRPr="0034782E">
              <w:rPr>
                <w:rFonts w:ascii="Arial" w:eastAsia="宋体" w:hAnsi="Arial" w:cs="Arial"/>
                <w:sz w:val="24"/>
                <w:szCs w:val="24"/>
              </w:rPr>
              <w:t>SC</w:t>
            </w:r>
          </w:p>
        </w:tc>
      </w:tr>
      <w:tr w:rsidR="00D730ED" w14:paraId="60733C3F" w14:textId="77777777" w:rsidTr="00D97A03">
        <w:trPr>
          <w:trHeight w:val="201"/>
        </w:trPr>
        <w:tc>
          <w:tcPr>
            <w:tcW w:w="3865" w:type="dxa"/>
            <w:vMerge w:val="restart"/>
          </w:tcPr>
          <w:p w14:paraId="08B7A1A7" w14:textId="77777777" w:rsidR="0070121C" w:rsidRDefault="0070121C" w:rsidP="0070121C">
            <w:pPr>
              <w:rPr>
                <w:rFonts w:ascii="Arial" w:hAnsi="Arial" w:cs="Arial"/>
                <w:sz w:val="24"/>
                <w:szCs w:val="24"/>
              </w:rPr>
            </w:pPr>
            <w:r>
              <w:rPr>
                <w:noProof/>
              </w:rPr>
              <w:drawing>
                <wp:inline distT="0" distB="0" distL="0" distR="0" wp14:anchorId="5906CEA4" wp14:editId="75325E8A">
                  <wp:extent cx="2906743" cy="206136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2347" cy="2065339"/>
                          </a:xfrm>
                          <a:prstGeom prst="rect">
                            <a:avLst/>
                          </a:prstGeom>
                        </pic:spPr>
                      </pic:pic>
                    </a:graphicData>
                  </a:graphic>
                </wp:inline>
              </w:drawing>
            </w:r>
          </w:p>
          <w:p w14:paraId="07C137D2" w14:textId="77777777" w:rsidR="0070121C" w:rsidRDefault="0070121C" w:rsidP="0070121C">
            <w:pPr>
              <w:rPr>
                <w:rFonts w:ascii="Arial" w:hAnsi="Arial" w:cs="Arial"/>
                <w:sz w:val="24"/>
                <w:szCs w:val="24"/>
              </w:rPr>
            </w:pPr>
            <w:r>
              <w:rPr>
                <w:noProof/>
              </w:rPr>
              <w:drawing>
                <wp:inline distT="0" distB="0" distL="0" distR="0" wp14:anchorId="2861C2BB" wp14:editId="4978374E">
                  <wp:extent cx="2790770" cy="4731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6052" cy="479094"/>
                          </a:xfrm>
                          <a:prstGeom prst="rect">
                            <a:avLst/>
                          </a:prstGeom>
                        </pic:spPr>
                      </pic:pic>
                    </a:graphicData>
                  </a:graphic>
                </wp:inline>
              </w:drawing>
            </w:r>
          </w:p>
          <w:p w14:paraId="1A8736F4" w14:textId="77777777" w:rsidR="00D730ED" w:rsidRDefault="00D730ED" w:rsidP="0070121C">
            <w:pPr>
              <w:rPr>
                <w:rFonts w:ascii="Arial" w:hAnsi="Arial" w:cs="Arial"/>
                <w:sz w:val="24"/>
                <w:szCs w:val="24"/>
              </w:rPr>
            </w:pPr>
            <w:r>
              <w:rPr>
                <w:noProof/>
              </w:rPr>
              <w:drawing>
                <wp:inline distT="0" distB="0" distL="0" distR="0" wp14:anchorId="23EE8E18" wp14:editId="11CDF1A2">
                  <wp:extent cx="2653346" cy="45686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0730" cy="461583"/>
                          </a:xfrm>
                          <a:prstGeom prst="rect">
                            <a:avLst/>
                          </a:prstGeom>
                        </pic:spPr>
                      </pic:pic>
                    </a:graphicData>
                  </a:graphic>
                </wp:inline>
              </w:drawing>
            </w:r>
          </w:p>
        </w:tc>
        <w:tc>
          <w:tcPr>
            <w:tcW w:w="2558" w:type="dxa"/>
          </w:tcPr>
          <w:p w14:paraId="5053E2F1" w14:textId="77777777" w:rsidR="0070121C" w:rsidRPr="0034782E" w:rsidRDefault="0070121C" w:rsidP="0070121C">
            <w:pPr>
              <w:rPr>
                <w:rFonts w:ascii="MingLiU" w:eastAsia="MingLiU" w:hAnsi="MingLiU" w:cs="Calibri"/>
                <w:color w:val="000000"/>
              </w:rPr>
            </w:pPr>
            <w:r w:rsidRPr="0034782E">
              <w:rPr>
                <w:rFonts w:ascii="MingLiU" w:eastAsia="MingLiU" w:hAnsi="MingLiU" w:cs="Calibri"/>
                <w:color w:val="000000"/>
              </w:rPr>
              <w:t>公司名稱（英文</w:t>
            </w:r>
            <w:r w:rsidRPr="0034782E">
              <w:rPr>
                <w:rFonts w:ascii="MingLiU" w:eastAsia="MingLiU" w:hAnsi="MingLiU" w:cs="微软雅黑" w:hint="eastAsia"/>
                <w:color w:val="000000"/>
              </w:rPr>
              <w:t>）</w:t>
            </w:r>
          </w:p>
        </w:tc>
        <w:tc>
          <w:tcPr>
            <w:tcW w:w="1574" w:type="dxa"/>
          </w:tcPr>
          <w:p w14:paraId="3D360926" w14:textId="77777777" w:rsidR="0070121C" w:rsidRPr="0034782E" w:rsidRDefault="0070121C" w:rsidP="0070121C">
            <w:pPr>
              <w:rPr>
                <w:rFonts w:ascii="Arial" w:hAnsi="Arial" w:cs="Arial"/>
                <w:color w:val="000000"/>
              </w:rPr>
            </w:pPr>
            <w:r w:rsidRPr="0034782E">
              <w:rPr>
                <w:rFonts w:ascii="Arial" w:hAnsi="Arial" w:cs="Arial"/>
                <w:color w:val="000000"/>
              </w:rPr>
              <w:t>Please input</w:t>
            </w:r>
          </w:p>
        </w:tc>
        <w:tc>
          <w:tcPr>
            <w:tcW w:w="1392" w:type="dxa"/>
          </w:tcPr>
          <w:p w14:paraId="5D09C939"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5B79886A"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51B25635" w14:textId="77777777" w:rsidTr="00D97A03">
        <w:trPr>
          <w:trHeight w:val="194"/>
        </w:trPr>
        <w:tc>
          <w:tcPr>
            <w:tcW w:w="3865" w:type="dxa"/>
            <w:vMerge/>
          </w:tcPr>
          <w:p w14:paraId="3FDB32C0" w14:textId="77777777" w:rsidR="0070121C" w:rsidRDefault="0070121C" w:rsidP="0070121C">
            <w:pPr>
              <w:rPr>
                <w:noProof/>
              </w:rPr>
            </w:pPr>
          </w:p>
        </w:tc>
        <w:tc>
          <w:tcPr>
            <w:tcW w:w="2558" w:type="dxa"/>
          </w:tcPr>
          <w:p w14:paraId="5736BEE0" w14:textId="77777777" w:rsidR="0070121C" w:rsidRPr="0034782E" w:rsidRDefault="0070121C" w:rsidP="0070121C">
            <w:pPr>
              <w:rPr>
                <w:rFonts w:ascii="MingLiU" w:eastAsia="MingLiU" w:hAnsi="MingLiU" w:cs="Calibri"/>
                <w:color w:val="000000"/>
              </w:rPr>
            </w:pPr>
            <w:r w:rsidRPr="0034782E">
              <w:rPr>
                <w:rFonts w:ascii="MingLiU" w:eastAsia="MingLiU" w:hAnsi="MingLiU" w:cs="Calibri"/>
                <w:color w:val="000000"/>
              </w:rPr>
              <w:t>公司名稱（中文</w:t>
            </w:r>
            <w:r w:rsidRPr="0034782E">
              <w:rPr>
                <w:rFonts w:ascii="MingLiU" w:eastAsia="MingLiU" w:hAnsi="MingLiU" w:cs="微软雅黑" w:hint="eastAsia"/>
                <w:color w:val="000000"/>
              </w:rPr>
              <w:t>）</w:t>
            </w:r>
          </w:p>
        </w:tc>
        <w:tc>
          <w:tcPr>
            <w:tcW w:w="1574" w:type="dxa"/>
          </w:tcPr>
          <w:p w14:paraId="6A456A05" w14:textId="77777777" w:rsidR="0070121C" w:rsidRPr="0034782E" w:rsidRDefault="0070121C" w:rsidP="0070121C">
            <w:pPr>
              <w:rPr>
                <w:rFonts w:ascii="Arial" w:hAnsi="Arial" w:cs="Arial"/>
                <w:color w:val="000000"/>
              </w:rPr>
            </w:pPr>
            <w:r w:rsidRPr="0034782E">
              <w:rPr>
                <w:rFonts w:ascii="Arial" w:hAnsi="Arial" w:cs="Arial"/>
                <w:color w:val="000000"/>
              </w:rPr>
              <w:t>Please input</w:t>
            </w:r>
          </w:p>
        </w:tc>
        <w:tc>
          <w:tcPr>
            <w:tcW w:w="1392" w:type="dxa"/>
          </w:tcPr>
          <w:p w14:paraId="04012912"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3B91568E"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63E4EF0F" w14:textId="77777777" w:rsidTr="00D97A03">
        <w:trPr>
          <w:trHeight w:val="194"/>
        </w:trPr>
        <w:tc>
          <w:tcPr>
            <w:tcW w:w="3865" w:type="dxa"/>
            <w:vMerge/>
          </w:tcPr>
          <w:p w14:paraId="41A21A2D" w14:textId="77777777" w:rsidR="0070121C" w:rsidRDefault="0070121C" w:rsidP="0070121C">
            <w:pPr>
              <w:rPr>
                <w:noProof/>
              </w:rPr>
            </w:pPr>
          </w:p>
        </w:tc>
        <w:tc>
          <w:tcPr>
            <w:tcW w:w="2558" w:type="dxa"/>
          </w:tcPr>
          <w:p w14:paraId="02D311E9" w14:textId="77777777" w:rsidR="0070121C" w:rsidRPr="0034782E" w:rsidRDefault="0070121C" w:rsidP="0070121C">
            <w:pPr>
              <w:rPr>
                <w:rFonts w:ascii="MingLiU" w:eastAsia="MingLiU" w:hAnsi="MingLiU" w:cs="Calibri"/>
                <w:color w:val="000000"/>
              </w:rPr>
            </w:pPr>
            <w:r w:rsidRPr="0034782E">
              <w:rPr>
                <w:rFonts w:ascii="MingLiU" w:eastAsia="MingLiU" w:hAnsi="MingLiU" w:cs="Calibri"/>
                <w:color w:val="000000"/>
              </w:rPr>
              <w:t>公司類</w:t>
            </w:r>
            <w:r w:rsidRPr="0034782E">
              <w:rPr>
                <w:rFonts w:ascii="MingLiU" w:eastAsia="MingLiU" w:hAnsi="MingLiU" w:cs="微软雅黑" w:hint="eastAsia"/>
                <w:color w:val="000000"/>
              </w:rPr>
              <w:t>別</w:t>
            </w:r>
          </w:p>
        </w:tc>
        <w:tc>
          <w:tcPr>
            <w:tcW w:w="1574" w:type="dxa"/>
          </w:tcPr>
          <w:p w14:paraId="7662B7C9" w14:textId="77777777" w:rsidR="0070121C" w:rsidRPr="0034782E" w:rsidRDefault="0070121C" w:rsidP="0070121C">
            <w:pPr>
              <w:rPr>
                <w:rFonts w:ascii="Arial" w:hAnsi="Arial" w:cs="Arial"/>
                <w:color w:val="000000"/>
              </w:rPr>
            </w:pPr>
            <w:r w:rsidRPr="0034782E">
              <w:rPr>
                <w:rFonts w:ascii="Arial" w:hAnsi="Arial" w:cs="Arial"/>
                <w:color w:val="000000"/>
              </w:rPr>
              <w:t>Please select</w:t>
            </w:r>
          </w:p>
        </w:tc>
        <w:tc>
          <w:tcPr>
            <w:tcW w:w="1392" w:type="dxa"/>
          </w:tcPr>
          <w:p w14:paraId="4431974D"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請選擇</w:t>
            </w:r>
          </w:p>
        </w:tc>
        <w:tc>
          <w:tcPr>
            <w:tcW w:w="1401" w:type="dxa"/>
          </w:tcPr>
          <w:p w14:paraId="3D864A80"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请选择</w:t>
            </w:r>
          </w:p>
        </w:tc>
      </w:tr>
      <w:tr w:rsidR="00D730ED" w14:paraId="37294E5D" w14:textId="77777777" w:rsidTr="00D97A03">
        <w:trPr>
          <w:trHeight w:val="194"/>
        </w:trPr>
        <w:tc>
          <w:tcPr>
            <w:tcW w:w="3865" w:type="dxa"/>
            <w:vMerge/>
          </w:tcPr>
          <w:p w14:paraId="60B3F521" w14:textId="77777777" w:rsidR="0070121C" w:rsidRDefault="0070121C" w:rsidP="0070121C">
            <w:pPr>
              <w:rPr>
                <w:noProof/>
              </w:rPr>
            </w:pPr>
          </w:p>
        </w:tc>
        <w:tc>
          <w:tcPr>
            <w:tcW w:w="2558" w:type="dxa"/>
          </w:tcPr>
          <w:p w14:paraId="72CFD54B" w14:textId="77777777" w:rsidR="0070121C" w:rsidRPr="0034782E" w:rsidRDefault="0070121C" w:rsidP="0070121C">
            <w:pPr>
              <w:rPr>
                <w:rFonts w:ascii="MingLiU" w:eastAsia="MingLiU" w:hAnsi="MingLiU" w:cs="Calibri"/>
                <w:color w:val="000000"/>
              </w:rPr>
            </w:pPr>
            <w:r w:rsidRPr="0034782E">
              <w:rPr>
                <w:rFonts w:ascii="MingLiU" w:eastAsia="MingLiU" w:hAnsi="MingLiU" w:cs="Calibri"/>
                <w:color w:val="000000"/>
              </w:rPr>
              <w:t>公司類別（其它</w:t>
            </w:r>
            <w:r w:rsidRPr="0034782E">
              <w:rPr>
                <w:rFonts w:ascii="MingLiU" w:eastAsia="MingLiU" w:hAnsi="MingLiU" w:cs="微软雅黑" w:hint="eastAsia"/>
                <w:color w:val="000000"/>
              </w:rPr>
              <w:t>）</w:t>
            </w:r>
          </w:p>
        </w:tc>
        <w:tc>
          <w:tcPr>
            <w:tcW w:w="1574" w:type="dxa"/>
          </w:tcPr>
          <w:p w14:paraId="2A368413" w14:textId="77777777" w:rsidR="0070121C" w:rsidRPr="0034782E" w:rsidRDefault="0070121C" w:rsidP="0070121C">
            <w:pPr>
              <w:rPr>
                <w:rFonts w:ascii="Arial" w:hAnsi="Arial" w:cs="Arial"/>
                <w:color w:val="000000"/>
              </w:rPr>
            </w:pPr>
            <w:r w:rsidRPr="0034782E">
              <w:rPr>
                <w:rFonts w:ascii="Arial" w:hAnsi="Arial" w:cs="Arial"/>
                <w:color w:val="000000"/>
              </w:rPr>
              <w:t>Please specify</w:t>
            </w:r>
          </w:p>
        </w:tc>
        <w:tc>
          <w:tcPr>
            <w:tcW w:w="1392" w:type="dxa"/>
          </w:tcPr>
          <w:p w14:paraId="0875A10D"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請註明</w:t>
            </w:r>
          </w:p>
        </w:tc>
        <w:tc>
          <w:tcPr>
            <w:tcW w:w="1401" w:type="dxa"/>
          </w:tcPr>
          <w:p w14:paraId="23B02287"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请注明</w:t>
            </w:r>
          </w:p>
        </w:tc>
      </w:tr>
      <w:tr w:rsidR="00D730ED" w14:paraId="1FBF8D11" w14:textId="77777777" w:rsidTr="00D97A03">
        <w:trPr>
          <w:trHeight w:val="194"/>
        </w:trPr>
        <w:tc>
          <w:tcPr>
            <w:tcW w:w="3865" w:type="dxa"/>
            <w:vMerge/>
          </w:tcPr>
          <w:p w14:paraId="46B01DE7" w14:textId="77777777" w:rsidR="0070121C" w:rsidRDefault="0070121C" w:rsidP="0070121C">
            <w:pPr>
              <w:rPr>
                <w:noProof/>
              </w:rPr>
            </w:pPr>
          </w:p>
        </w:tc>
        <w:tc>
          <w:tcPr>
            <w:tcW w:w="2558" w:type="dxa"/>
          </w:tcPr>
          <w:p w14:paraId="6D77F1C5" w14:textId="77777777" w:rsidR="0070121C" w:rsidRPr="0034782E" w:rsidRDefault="00223210" w:rsidP="0070121C">
            <w:pPr>
              <w:rPr>
                <w:rFonts w:ascii="MingLiU" w:eastAsia="MingLiU" w:hAnsi="MingLiU" w:cs="Calibri"/>
                <w:color w:val="000000"/>
              </w:rPr>
            </w:pPr>
            <w:r w:rsidRPr="00313C63">
              <w:rPr>
                <w:rFonts w:ascii="宋体" w:eastAsia="宋体" w:hAnsi="宋体" w:cs="Calibri" w:hint="eastAsia"/>
                <w:color w:val="000000"/>
              </w:rPr>
              <w:t>公司</w:t>
            </w:r>
            <w:r w:rsidR="0070121C" w:rsidRPr="0034782E">
              <w:rPr>
                <w:rFonts w:ascii="MingLiU" w:eastAsia="MingLiU" w:hAnsi="MingLiU" w:cs="Calibri"/>
                <w:color w:val="000000"/>
              </w:rPr>
              <w:t>電話號</w:t>
            </w:r>
            <w:r w:rsidR="0070121C" w:rsidRPr="0034782E">
              <w:rPr>
                <w:rFonts w:ascii="MingLiU" w:eastAsia="MingLiU" w:hAnsi="MingLiU" w:cs="微软雅黑" w:hint="eastAsia"/>
                <w:color w:val="000000"/>
              </w:rPr>
              <w:t>碼</w:t>
            </w:r>
          </w:p>
        </w:tc>
        <w:tc>
          <w:tcPr>
            <w:tcW w:w="1574" w:type="dxa"/>
          </w:tcPr>
          <w:p w14:paraId="2D82FE04" w14:textId="77777777" w:rsidR="0070121C" w:rsidRPr="0034782E" w:rsidRDefault="0070121C" w:rsidP="0070121C">
            <w:pPr>
              <w:rPr>
                <w:rFonts w:ascii="Arial" w:hAnsi="Arial" w:cs="Arial"/>
                <w:color w:val="000000"/>
              </w:rPr>
            </w:pPr>
            <w:r w:rsidRPr="0034782E">
              <w:rPr>
                <w:rFonts w:ascii="Arial" w:hAnsi="Arial" w:cs="Arial"/>
                <w:color w:val="000000"/>
              </w:rPr>
              <w:t>Please input</w:t>
            </w:r>
          </w:p>
        </w:tc>
        <w:tc>
          <w:tcPr>
            <w:tcW w:w="1392" w:type="dxa"/>
          </w:tcPr>
          <w:p w14:paraId="1557A537"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5E69E693"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5D6002C6" w14:textId="77777777" w:rsidTr="00D97A03">
        <w:trPr>
          <w:trHeight w:val="194"/>
        </w:trPr>
        <w:tc>
          <w:tcPr>
            <w:tcW w:w="3865" w:type="dxa"/>
            <w:vMerge/>
          </w:tcPr>
          <w:p w14:paraId="12937BBA" w14:textId="77777777" w:rsidR="007F3F76" w:rsidRDefault="007F3F76" w:rsidP="007F3F76">
            <w:pPr>
              <w:rPr>
                <w:noProof/>
              </w:rPr>
            </w:pPr>
          </w:p>
        </w:tc>
        <w:tc>
          <w:tcPr>
            <w:tcW w:w="2558" w:type="dxa"/>
          </w:tcPr>
          <w:p w14:paraId="3EFE4B0A" w14:textId="77777777" w:rsidR="007F3F76" w:rsidRPr="0034782E" w:rsidRDefault="0034782E" w:rsidP="007F3F76">
            <w:pPr>
              <w:rPr>
                <w:rFonts w:ascii="MingLiU" w:eastAsia="MingLiU" w:hAnsi="MingLiU" w:cs="Calibri"/>
                <w:color w:val="000000"/>
              </w:rPr>
            </w:pPr>
            <w:r w:rsidRPr="0034782E">
              <w:rPr>
                <w:rFonts w:ascii="MingLiU" w:eastAsia="MingLiU" w:hAnsi="MingLiU" w:cs="Calibri" w:hint="eastAsia"/>
                <w:color w:val="000000"/>
              </w:rPr>
              <w:t>登記</w:t>
            </w:r>
            <w:r w:rsidR="004A77F1" w:rsidRPr="003606DA">
              <w:rPr>
                <w:rFonts w:ascii="微软雅黑" w:eastAsia="微软雅黑" w:hAnsi="微软雅黑" w:cs="Arial" w:hint="eastAsia"/>
                <w:sz w:val="24"/>
                <w:szCs w:val="24"/>
                <w:lang w:eastAsia="zh-TW"/>
              </w:rPr>
              <w:t>／</w:t>
            </w:r>
            <w:r w:rsidR="007F3F76" w:rsidRPr="0034782E">
              <w:rPr>
                <w:rFonts w:ascii="MingLiU" w:eastAsia="MingLiU" w:hAnsi="MingLiU" w:cs="Calibri"/>
                <w:color w:val="000000"/>
              </w:rPr>
              <w:t>註冊日</w:t>
            </w:r>
            <w:r w:rsidR="007F3F76" w:rsidRPr="0034782E">
              <w:rPr>
                <w:rFonts w:ascii="MingLiU" w:eastAsia="MingLiU" w:hAnsi="MingLiU" w:cs="微软雅黑" w:hint="eastAsia"/>
                <w:color w:val="000000"/>
              </w:rPr>
              <w:t>期</w:t>
            </w:r>
          </w:p>
        </w:tc>
        <w:tc>
          <w:tcPr>
            <w:tcW w:w="1574" w:type="dxa"/>
          </w:tcPr>
          <w:p w14:paraId="3C918883" w14:textId="77777777" w:rsidR="007F3F76" w:rsidRPr="0034782E" w:rsidRDefault="007F3F76" w:rsidP="007F3F76">
            <w:pPr>
              <w:rPr>
                <w:rFonts w:ascii="Arial" w:hAnsi="Arial" w:cs="Arial"/>
                <w:color w:val="000000"/>
              </w:rPr>
            </w:pPr>
            <w:r w:rsidRPr="0034782E">
              <w:rPr>
                <w:rFonts w:ascii="Arial" w:hAnsi="Arial" w:cs="Arial"/>
                <w:color w:val="000000"/>
              </w:rPr>
              <w:t>Please select</w:t>
            </w:r>
          </w:p>
        </w:tc>
        <w:tc>
          <w:tcPr>
            <w:tcW w:w="1392" w:type="dxa"/>
          </w:tcPr>
          <w:p w14:paraId="362EE72D"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請選擇</w:t>
            </w:r>
          </w:p>
        </w:tc>
        <w:tc>
          <w:tcPr>
            <w:tcW w:w="1401" w:type="dxa"/>
          </w:tcPr>
          <w:p w14:paraId="40677E2B"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请选择</w:t>
            </w:r>
          </w:p>
        </w:tc>
      </w:tr>
      <w:tr w:rsidR="00D730ED" w14:paraId="36CF7E7F" w14:textId="77777777" w:rsidTr="00D97A03">
        <w:trPr>
          <w:trHeight w:val="194"/>
        </w:trPr>
        <w:tc>
          <w:tcPr>
            <w:tcW w:w="3865" w:type="dxa"/>
            <w:vMerge/>
          </w:tcPr>
          <w:p w14:paraId="475746E3" w14:textId="77777777" w:rsidR="007F3F76" w:rsidRDefault="007F3F76" w:rsidP="007F3F76">
            <w:pPr>
              <w:rPr>
                <w:noProof/>
              </w:rPr>
            </w:pPr>
          </w:p>
        </w:tc>
        <w:tc>
          <w:tcPr>
            <w:tcW w:w="2558" w:type="dxa"/>
          </w:tcPr>
          <w:p w14:paraId="7A474DF3" w14:textId="77777777" w:rsidR="007F3F76" w:rsidRPr="0034782E" w:rsidRDefault="0034782E" w:rsidP="007F3F76">
            <w:pPr>
              <w:rPr>
                <w:rFonts w:ascii="MingLiU" w:eastAsia="MingLiU" w:hAnsi="MingLiU" w:cs="Calibri"/>
                <w:color w:val="000000"/>
              </w:rPr>
            </w:pPr>
            <w:r w:rsidRPr="0034782E">
              <w:rPr>
                <w:rFonts w:ascii="MingLiU" w:eastAsia="MingLiU" w:hAnsi="MingLiU" w:cs="Calibri" w:hint="eastAsia"/>
                <w:color w:val="000000"/>
              </w:rPr>
              <w:t>登記</w:t>
            </w:r>
            <w:r w:rsidR="004A77F1" w:rsidRPr="003606DA">
              <w:rPr>
                <w:rFonts w:ascii="微软雅黑" w:eastAsia="微软雅黑" w:hAnsi="微软雅黑" w:cs="Arial" w:hint="eastAsia"/>
                <w:sz w:val="24"/>
                <w:szCs w:val="24"/>
                <w:lang w:eastAsia="zh-TW"/>
              </w:rPr>
              <w:t>／</w:t>
            </w:r>
            <w:r w:rsidR="007F3F76" w:rsidRPr="0034782E">
              <w:rPr>
                <w:rFonts w:ascii="MingLiU" w:eastAsia="MingLiU" w:hAnsi="MingLiU" w:cs="Calibri"/>
                <w:color w:val="000000"/>
              </w:rPr>
              <w:t>註冊地</w:t>
            </w:r>
            <w:r w:rsidR="007F3F76" w:rsidRPr="0034782E">
              <w:rPr>
                <w:rFonts w:ascii="MingLiU" w:eastAsia="MingLiU" w:hAnsi="MingLiU" w:cs="微软雅黑" w:hint="eastAsia"/>
                <w:color w:val="000000"/>
              </w:rPr>
              <w:t>區</w:t>
            </w:r>
          </w:p>
        </w:tc>
        <w:tc>
          <w:tcPr>
            <w:tcW w:w="1574" w:type="dxa"/>
          </w:tcPr>
          <w:p w14:paraId="1C865B2A"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696425B5"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42078D96"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7C98FA9D" w14:textId="77777777" w:rsidTr="00D97A03">
        <w:trPr>
          <w:trHeight w:val="194"/>
        </w:trPr>
        <w:tc>
          <w:tcPr>
            <w:tcW w:w="3865" w:type="dxa"/>
            <w:vMerge/>
          </w:tcPr>
          <w:p w14:paraId="5134A128" w14:textId="77777777" w:rsidR="007F3F76" w:rsidRDefault="007F3F76" w:rsidP="007F3F76">
            <w:pPr>
              <w:rPr>
                <w:noProof/>
              </w:rPr>
            </w:pPr>
          </w:p>
        </w:tc>
        <w:tc>
          <w:tcPr>
            <w:tcW w:w="2558" w:type="dxa"/>
          </w:tcPr>
          <w:p w14:paraId="6B175F42" w14:textId="77777777" w:rsidR="007F3F76" w:rsidRPr="0034782E" w:rsidRDefault="00223210" w:rsidP="007F3F76">
            <w:pPr>
              <w:rPr>
                <w:rFonts w:ascii="MingLiU" w:eastAsia="MingLiU" w:hAnsi="MingLiU" w:cs="Calibri"/>
              </w:rPr>
            </w:pPr>
            <w:r w:rsidRPr="00313C63">
              <w:rPr>
                <w:rFonts w:ascii="宋体" w:eastAsia="宋体" w:hAnsi="宋体" w:cs="Calibri" w:hint="eastAsia"/>
                <w:color w:val="000000"/>
              </w:rPr>
              <w:t>公司</w:t>
            </w:r>
            <w:r w:rsidR="007F3F76" w:rsidRPr="0034782E">
              <w:rPr>
                <w:rFonts w:ascii="MingLiU" w:eastAsia="MingLiU" w:hAnsi="MingLiU" w:cs="Calibri"/>
              </w:rPr>
              <w:t>地</w:t>
            </w:r>
            <w:r w:rsidR="007F3F76" w:rsidRPr="0034782E">
              <w:rPr>
                <w:rFonts w:ascii="MingLiU" w:eastAsia="MingLiU" w:hAnsi="MingLiU" w:cs="微软雅黑" w:hint="eastAsia"/>
              </w:rPr>
              <w:t>址</w:t>
            </w:r>
          </w:p>
        </w:tc>
        <w:tc>
          <w:tcPr>
            <w:tcW w:w="1574" w:type="dxa"/>
          </w:tcPr>
          <w:p w14:paraId="7AAE5E1C"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0E5D512F"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2D00390A"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418AB080" w14:textId="77777777" w:rsidTr="00D97A03">
        <w:trPr>
          <w:trHeight w:val="194"/>
        </w:trPr>
        <w:tc>
          <w:tcPr>
            <w:tcW w:w="3865" w:type="dxa"/>
            <w:vMerge/>
          </w:tcPr>
          <w:p w14:paraId="13D34BE7" w14:textId="77777777" w:rsidR="007F3F76" w:rsidRDefault="007F3F76" w:rsidP="007F3F76">
            <w:pPr>
              <w:rPr>
                <w:noProof/>
              </w:rPr>
            </w:pPr>
          </w:p>
        </w:tc>
        <w:tc>
          <w:tcPr>
            <w:tcW w:w="2558" w:type="dxa"/>
          </w:tcPr>
          <w:p w14:paraId="2C13A1EE" w14:textId="77777777" w:rsidR="007F3F76" w:rsidRPr="0034782E" w:rsidRDefault="007F3F76" w:rsidP="007F3F76">
            <w:pPr>
              <w:rPr>
                <w:rFonts w:ascii="MingLiU" w:eastAsia="MingLiU" w:hAnsi="MingLiU" w:cs="Calibri"/>
              </w:rPr>
            </w:pPr>
            <w:r w:rsidRPr="0034782E">
              <w:rPr>
                <w:rFonts w:ascii="MingLiU" w:eastAsia="MingLiU" w:hAnsi="MingLiU" w:cs="Calibri"/>
              </w:rPr>
              <w:t>業</w:t>
            </w:r>
            <w:r w:rsidR="0034782E" w:rsidRPr="0034782E">
              <w:rPr>
                <w:rFonts w:ascii="MingLiU" w:eastAsia="MingLiU" w:hAnsi="MingLiU" w:cs="Calibri" w:hint="eastAsia"/>
              </w:rPr>
              <w:t>務</w:t>
            </w:r>
            <w:r w:rsidRPr="0034782E">
              <w:rPr>
                <w:rFonts w:ascii="MingLiU" w:eastAsia="MingLiU" w:hAnsi="MingLiU" w:cs="Calibri"/>
              </w:rPr>
              <w:t>／行業所在</w:t>
            </w:r>
            <w:r w:rsidRPr="0034782E">
              <w:rPr>
                <w:rFonts w:ascii="MingLiU" w:eastAsia="MingLiU" w:hAnsi="MingLiU" w:cs="微软雅黑" w:hint="eastAsia"/>
              </w:rPr>
              <w:t>地</w:t>
            </w:r>
          </w:p>
        </w:tc>
        <w:tc>
          <w:tcPr>
            <w:tcW w:w="1574" w:type="dxa"/>
          </w:tcPr>
          <w:p w14:paraId="0837E61B"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63834797"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3E5E4505"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2EBBC7B7" w14:textId="77777777" w:rsidTr="00D97A03">
        <w:trPr>
          <w:trHeight w:val="194"/>
        </w:trPr>
        <w:tc>
          <w:tcPr>
            <w:tcW w:w="3865" w:type="dxa"/>
            <w:vMerge/>
          </w:tcPr>
          <w:p w14:paraId="00A1F69F" w14:textId="77777777" w:rsidR="007F3F76" w:rsidRDefault="007F3F76" w:rsidP="007F3F76">
            <w:pPr>
              <w:rPr>
                <w:noProof/>
              </w:rPr>
            </w:pPr>
          </w:p>
        </w:tc>
        <w:tc>
          <w:tcPr>
            <w:tcW w:w="2558" w:type="dxa"/>
          </w:tcPr>
          <w:p w14:paraId="607ED640" w14:textId="77777777" w:rsidR="007F3F76" w:rsidRPr="0034782E" w:rsidRDefault="007F3F76" w:rsidP="007F3F76">
            <w:pPr>
              <w:rPr>
                <w:rFonts w:ascii="MingLiU" w:eastAsia="MingLiU" w:hAnsi="MingLiU" w:cs="Calibri"/>
                <w:color w:val="000000"/>
              </w:rPr>
            </w:pPr>
            <w:r w:rsidRPr="0034782E">
              <w:rPr>
                <w:rFonts w:ascii="MingLiU" w:eastAsia="MingLiU" w:hAnsi="MingLiU" w:cs="Calibri"/>
                <w:color w:val="000000"/>
              </w:rPr>
              <w:t>業</w:t>
            </w:r>
            <w:r w:rsidR="0034782E" w:rsidRPr="0034782E">
              <w:rPr>
                <w:rFonts w:ascii="MingLiU" w:eastAsia="MingLiU" w:hAnsi="MingLiU" w:cs="Calibri" w:hint="eastAsia"/>
                <w:color w:val="000000"/>
              </w:rPr>
              <w:t>務</w:t>
            </w:r>
            <w:r w:rsidRPr="0034782E">
              <w:rPr>
                <w:rFonts w:ascii="MingLiU" w:eastAsia="MingLiU" w:hAnsi="MingLiU" w:cs="Calibri"/>
                <w:color w:val="000000"/>
              </w:rPr>
              <w:t>／行業性</w:t>
            </w:r>
            <w:r w:rsidRPr="0034782E">
              <w:rPr>
                <w:rFonts w:ascii="MingLiU" w:eastAsia="MingLiU" w:hAnsi="MingLiU" w:cs="微软雅黑" w:hint="eastAsia"/>
                <w:color w:val="000000"/>
              </w:rPr>
              <w:t>質</w:t>
            </w:r>
          </w:p>
        </w:tc>
        <w:tc>
          <w:tcPr>
            <w:tcW w:w="1574" w:type="dxa"/>
          </w:tcPr>
          <w:p w14:paraId="7CEE40B2"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5B34E419"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171F819B"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210D1F49" w14:textId="77777777" w:rsidTr="00D97A03">
        <w:trPr>
          <w:trHeight w:val="194"/>
        </w:trPr>
        <w:tc>
          <w:tcPr>
            <w:tcW w:w="3865" w:type="dxa"/>
            <w:vMerge/>
          </w:tcPr>
          <w:p w14:paraId="74E977FE" w14:textId="77777777" w:rsidR="007F3F76" w:rsidRDefault="007F3F76" w:rsidP="007F3F76">
            <w:pPr>
              <w:rPr>
                <w:noProof/>
              </w:rPr>
            </w:pPr>
          </w:p>
        </w:tc>
        <w:tc>
          <w:tcPr>
            <w:tcW w:w="2558" w:type="dxa"/>
          </w:tcPr>
          <w:p w14:paraId="3BAD342C" w14:textId="77777777" w:rsidR="007F3F76" w:rsidRPr="0034782E" w:rsidRDefault="007F3F76" w:rsidP="007F3F76">
            <w:pPr>
              <w:rPr>
                <w:rFonts w:ascii="MingLiU" w:eastAsia="MingLiU" w:hAnsi="MingLiU" w:cs="Calibri"/>
                <w:color w:val="000000"/>
              </w:rPr>
            </w:pPr>
            <w:r w:rsidRPr="0034782E">
              <w:rPr>
                <w:rFonts w:ascii="MingLiU" w:eastAsia="MingLiU" w:hAnsi="MingLiU" w:cs="Calibri"/>
                <w:color w:val="000000"/>
              </w:rPr>
              <w:t>所提供的商品或服</w:t>
            </w:r>
            <w:r w:rsidRPr="0034782E">
              <w:rPr>
                <w:rFonts w:ascii="MingLiU" w:eastAsia="MingLiU" w:hAnsi="MingLiU" w:cs="微软雅黑" w:hint="eastAsia"/>
                <w:color w:val="000000"/>
              </w:rPr>
              <w:t>務</w:t>
            </w:r>
          </w:p>
        </w:tc>
        <w:tc>
          <w:tcPr>
            <w:tcW w:w="1574" w:type="dxa"/>
          </w:tcPr>
          <w:p w14:paraId="7EB76136"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5C193DAA"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4F5F9612"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528A46D0" w14:textId="77777777" w:rsidTr="00D97A03">
        <w:trPr>
          <w:trHeight w:val="194"/>
        </w:trPr>
        <w:tc>
          <w:tcPr>
            <w:tcW w:w="3865" w:type="dxa"/>
            <w:vMerge/>
          </w:tcPr>
          <w:p w14:paraId="0F75F8D5" w14:textId="77777777" w:rsidR="007F3F76" w:rsidRDefault="007F3F76" w:rsidP="007F3F76">
            <w:pPr>
              <w:rPr>
                <w:noProof/>
              </w:rPr>
            </w:pPr>
          </w:p>
        </w:tc>
        <w:tc>
          <w:tcPr>
            <w:tcW w:w="2558" w:type="dxa"/>
          </w:tcPr>
          <w:p w14:paraId="3BD7B788" w14:textId="77777777" w:rsidR="007F3F76" w:rsidRPr="0034782E" w:rsidRDefault="007F3F76" w:rsidP="007F3F76">
            <w:pPr>
              <w:rPr>
                <w:rFonts w:ascii="MingLiU" w:eastAsia="MingLiU" w:hAnsi="MingLiU" w:cs="Calibri"/>
                <w:color w:val="000000"/>
              </w:rPr>
            </w:pPr>
            <w:r w:rsidRPr="0034782E">
              <w:rPr>
                <w:rFonts w:ascii="MingLiU" w:eastAsia="MingLiU" w:hAnsi="MingLiU" w:cs="Calibri"/>
                <w:color w:val="000000"/>
              </w:rPr>
              <w:t xml:space="preserve">年度銷售額（港幣） </w:t>
            </w:r>
          </w:p>
        </w:tc>
        <w:tc>
          <w:tcPr>
            <w:tcW w:w="1574" w:type="dxa"/>
          </w:tcPr>
          <w:p w14:paraId="5DA8A011"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291186D7"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206EB7B4"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2A854CB8" w14:textId="77777777" w:rsidTr="00D97A03">
        <w:trPr>
          <w:trHeight w:val="194"/>
        </w:trPr>
        <w:tc>
          <w:tcPr>
            <w:tcW w:w="3865" w:type="dxa"/>
            <w:vMerge/>
          </w:tcPr>
          <w:p w14:paraId="1DCB6BE9" w14:textId="77777777" w:rsidR="007F3F76" w:rsidRDefault="007F3F76" w:rsidP="007F3F76">
            <w:pPr>
              <w:rPr>
                <w:noProof/>
              </w:rPr>
            </w:pPr>
          </w:p>
        </w:tc>
        <w:tc>
          <w:tcPr>
            <w:tcW w:w="2558" w:type="dxa"/>
          </w:tcPr>
          <w:p w14:paraId="1FF79506" w14:textId="77777777" w:rsidR="007F3F76" w:rsidRPr="0034782E" w:rsidRDefault="007F3F76" w:rsidP="007F3F76">
            <w:pPr>
              <w:rPr>
                <w:rFonts w:ascii="MingLiU" w:eastAsia="MingLiU" w:hAnsi="MingLiU" w:cs="Calibri"/>
              </w:rPr>
            </w:pPr>
            <w:r w:rsidRPr="0034782E">
              <w:rPr>
                <w:rFonts w:ascii="MingLiU" w:eastAsia="MingLiU" w:hAnsi="MingLiU" w:cs="Calibri"/>
              </w:rPr>
              <w:t>年度</w:t>
            </w:r>
            <w:r w:rsidR="0034782E" w:rsidRPr="0034782E">
              <w:rPr>
                <w:rFonts w:ascii="MingLiU" w:eastAsia="MingLiU" w:hAnsi="MingLiU" w:cs="Calibri" w:hint="eastAsia"/>
              </w:rPr>
              <w:t>凈</w:t>
            </w:r>
            <w:r w:rsidRPr="0034782E">
              <w:rPr>
                <w:rFonts w:ascii="MingLiU" w:eastAsia="MingLiU" w:hAnsi="MingLiU" w:cs="Calibri"/>
              </w:rPr>
              <w:t xml:space="preserve">收益（港幣） </w:t>
            </w:r>
          </w:p>
        </w:tc>
        <w:tc>
          <w:tcPr>
            <w:tcW w:w="1574" w:type="dxa"/>
          </w:tcPr>
          <w:p w14:paraId="781CD6AD"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0564A057"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0067D5E4"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1835E340" w14:textId="77777777" w:rsidTr="00D97A03">
        <w:trPr>
          <w:trHeight w:val="194"/>
        </w:trPr>
        <w:tc>
          <w:tcPr>
            <w:tcW w:w="3865" w:type="dxa"/>
            <w:vMerge/>
          </w:tcPr>
          <w:p w14:paraId="56DCEDDC" w14:textId="77777777" w:rsidR="007F3F76" w:rsidRDefault="007F3F76" w:rsidP="007F3F76">
            <w:pPr>
              <w:rPr>
                <w:noProof/>
              </w:rPr>
            </w:pPr>
          </w:p>
        </w:tc>
        <w:tc>
          <w:tcPr>
            <w:tcW w:w="2558" w:type="dxa"/>
          </w:tcPr>
          <w:p w14:paraId="749DEFEE" w14:textId="77777777" w:rsidR="007F3F76" w:rsidRPr="0034782E" w:rsidRDefault="007F3F76" w:rsidP="007F3F76">
            <w:pPr>
              <w:rPr>
                <w:rFonts w:ascii="MingLiU" w:eastAsia="MingLiU" w:hAnsi="MingLiU" w:cs="Calibri"/>
              </w:rPr>
            </w:pPr>
            <w:r w:rsidRPr="0034782E">
              <w:rPr>
                <w:rFonts w:ascii="MingLiU" w:eastAsia="MingLiU" w:hAnsi="MingLiU" w:cs="Calibri"/>
              </w:rPr>
              <w:t>開戶用</w:t>
            </w:r>
            <w:r w:rsidRPr="0034782E">
              <w:rPr>
                <w:rFonts w:ascii="MingLiU" w:eastAsia="MingLiU" w:hAnsi="MingLiU" w:cs="微软雅黑" w:hint="eastAsia"/>
              </w:rPr>
              <w:t>途</w:t>
            </w:r>
          </w:p>
        </w:tc>
        <w:tc>
          <w:tcPr>
            <w:tcW w:w="1574" w:type="dxa"/>
          </w:tcPr>
          <w:p w14:paraId="6A0A6396" w14:textId="77777777" w:rsidR="007F3F76" w:rsidRPr="0034782E" w:rsidRDefault="007F3F76" w:rsidP="007F3F76">
            <w:pPr>
              <w:rPr>
                <w:rFonts w:ascii="Arial" w:hAnsi="Arial" w:cs="Arial"/>
                <w:color w:val="000000"/>
              </w:rPr>
            </w:pPr>
            <w:r w:rsidRPr="0034782E">
              <w:rPr>
                <w:rFonts w:ascii="Arial" w:hAnsi="Arial" w:cs="Arial"/>
                <w:color w:val="000000"/>
              </w:rPr>
              <w:t>Please select</w:t>
            </w:r>
          </w:p>
        </w:tc>
        <w:tc>
          <w:tcPr>
            <w:tcW w:w="1392" w:type="dxa"/>
          </w:tcPr>
          <w:p w14:paraId="2B9B6183"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請選擇</w:t>
            </w:r>
          </w:p>
        </w:tc>
        <w:tc>
          <w:tcPr>
            <w:tcW w:w="1401" w:type="dxa"/>
          </w:tcPr>
          <w:p w14:paraId="02F8A746"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请选择</w:t>
            </w:r>
          </w:p>
        </w:tc>
      </w:tr>
      <w:tr w:rsidR="00D730ED" w14:paraId="6A644135" w14:textId="77777777" w:rsidTr="00D97A03">
        <w:trPr>
          <w:trHeight w:val="194"/>
        </w:trPr>
        <w:tc>
          <w:tcPr>
            <w:tcW w:w="3865" w:type="dxa"/>
            <w:vMerge/>
          </w:tcPr>
          <w:p w14:paraId="665BD848" w14:textId="77777777" w:rsidR="007F3F76" w:rsidRDefault="007F3F76" w:rsidP="007F3F76">
            <w:pPr>
              <w:rPr>
                <w:noProof/>
              </w:rPr>
            </w:pPr>
          </w:p>
        </w:tc>
        <w:tc>
          <w:tcPr>
            <w:tcW w:w="2558" w:type="dxa"/>
          </w:tcPr>
          <w:p w14:paraId="6C851E51" w14:textId="77777777" w:rsidR="007F3F76" w:rsidRPr="0034782E" w:rsidRDefault="007F3F76" w:rsidP="00032E51">
            <w:pPr>
              <w:rPr>
                <w:rFonts w:ascii="MingLiU" w:eastAsia="MingLiU" w:hAnsi="MingLiU" w:cs="Calibri"/>
                <w:color w:val="000000"/>
              </w:rPr>
            </w:pPr>
            <w:r w:rsidRPr="0034782E">
              <w:rPr>
                <w:rFonts w:ascii="MingLiU" w:eastAsia="MingLiU" w:hAnsi="MingLiU" w:cs="Calibri"/>
                <w:color w:val="000000"/>
              </w:rPr>
              <w:t>開戶用途</w:t>
            </w:r>
            <w:r w:rsidR="00032E51" w:rsidRPr="0034782E">
              <w:rPr>
                <w:rFonts w:ascii="MingLiU" w:eastAsia="MingLiU" w:hAnsi="MingLiU" w:cs="Calibri"/>
              </w:rPr>
              <w:t>（</w:t>
            </w:r>
            <w:r w:rsidRPr="0034782E">
              <w:rPr>
                <w:rFonts w:ascii="MingLiU" w:eastAsia="MingLiU" w:hAnsi="MingLiU" w:cs="Calibri"/>
                <w:color w:val="000000"/>
              </w:rPr>
              <w:t>其它</w:t>
            </w:r>
            <w:r w:rsidR="00032E51" w:rsidRPr="0034782E">
              <w:rPr>
                <w:rFonts w:ascii="MingLiU" w:eastAsia="MingLiU" w:hAnsi="MingLiU" w:cs="Calibri"/>
              </w:rPr>
              <w:t>）</w:t>
            </w:r>
          </w:p>
        </w:tc>
        <w:tc>
          <w:tcPr>
            <w:tcW w:w="1574" w:type="dxa"/>
          </w:tcPr>
          <w:p w14:paraId="49E8F34D" w14:textId="77777777" w:rsidR="007F3F76" w:rsidRPr="0034782E" w:rsidRDefault="007F3F76" w:rsidP="007F3F76">
            <w:pPr>
              <w:rPr>
                <w:rFonts w:ascii="Arial" w:hAnsi="Arial" w:cs="Arial"/>
                <w:color w:val="000000"/>
              </w:rPr>
            </w:pPr>
            <w:r w:rsidRPr="0034782E">
              <w:rPr>
                <w:rFonts w:ascii="Arial" w:hAnsi="Arial" w:cs="Arial"/>
                <w:color w:val="000000"/>
              </w:rPr>
              <w:t>Please specify</w:t>
            </w:r>
          </w:p>
        </w:tc>
        <w:tc>
          <w:tcPr>
            <w:tcW w:w="1392" w:type="dxa"/>
          </w:tcPr>
          <w:p w14:paraId="08CA9DC7"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請註明</w:t>
            </w:r>
          </w:p>
        </w:tc>
        <w:tc>
          <w:tcPr>
            <w:tcW w:w="1401" w:type="dxa"/>
          </w:tcPr>
          <w:p w14:paraId="601395BC"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请注明</w:t>
            </w:r>
          </w:p>
        </w:tc>
      </w:tr>
      <w:tr w:rsidR="00D730ED" w14:paraId="78CB8069" w14:textId="77777777" w:rsidTr="00D97A03">
        <w:trPr>
          <w:trHeight w:val="194"/>
        </w:trPr>
        <w:tc>
          <w:tcPr>
            <w:tcW w:w="3865" w:type="dxa"/>
            <w:vMerge/>
          </w:tcPr>
          <w:p w14:paraId="23268E62" w14:textId="77777777" w:rsidR="007F3F76" w:rsidRDefault="007F3F76" w:rsidP="007F3F76">
            <w:pPr>
              <w:rPr>
                <w:noProof/>
              </w:rPr>
            </w:pPr>
          </w:p>
        </w:tc>
        <w:tc>
          <w:tcPr>
            <w:tcW w:w="2558" w:type="dxa"/>
          </w:tcPr>
          <w:p w14:paraId="1931104F" w14:textId="77777777" w:rsidR="007F3F76" w:rsidRPr="0034782E" w:rsidRDefault="007F3F76" w:rsidP="00D61D79">
            <w:pPr>
              <w:rPr>
                <w:rFonts w:ascii="MingLiU" w:eastAsia="MingLiU" w:hAnsi="MingLiU" w:cs="Calibri"/>
                <w:lang w:eastAsia="zh-TW"/>
              </w:rPr>
            </w:pPr>
            <w:r w:rsidRPr="0034782E">
              <w:rPr>
                <w:rFonts w:ascii="MingLiU" w:eastAsia="MingLiU" w:hAnsi="MingLiU" w:cs="Calibri"/>
                <w:lang w:eastAsia="zh-TW"/>
              </w:rPr>
              <w:t>秘書公司名</w:t>
            </w:r>
            <w:r w:rsidRPr="0034782E">
              <w:rPr>
                <w:rFonts w:ascii="MingLiU" w:eastAsia="MingLiU" w:hAnsi="MingLiU" w:cs="微软雅黑" w:hint="eastAsia"/>
                <w:lang w:eastAsia="zh-TW"/>
              </w:rPr>
              <w:t>稱</w:t>
            </w:r>
            <w:r w:rsidR="00D61D79" w:rsidRPr="00D61D79">
              <w:rPr>
                <w:rFonts w:ascii="MingLiU" w:eastAsia="MingLiU" w:hAnsi="MingLiU" w:cs="微软雅黑" w:hint="eastAsia"/>
                <w:lang w:eastAsia="zh-TW"/>
              </w:rPr>
              <w:t>（如適用）</w:t>
            </w:r>
          </w:p>
        </w:tc>
        <w:tc>
          <w:tcPr>
            <w:tcW w:w="1574" w:type="dxa"/>
          </w:tcPr>
          <w:p w14:paraId="0A4B5DDA" w14:textId="77777777" w:rsidR="007F3F76" w:rsidRPr="0034782E" w:rsidRDefault="007F3F76" w:rsidP="007F3F76">
            <w:pPr>
              <w:rPr>
                <w:rFonts w:ascii="Arial" w:hAnsi="Arial" w:cs="Arial"/>
                <w:color w:val="000000"/>
              </w:rPr>
            </w:pPr>
            <w:r w:rsidRPr="0034782E">
              <w:rPr>
                <w:rFonts w:ascii="Arial" w:hAnsi="Arial" w:cs="Arial"/>
                <w:color w:val="000000"/>
              </w:rPr>
              <w:t>Please input</w:t>
            </w:r>
          </w:p>
        </w:tc>
        <w:tc>
          <w:tcPr>
            <w:tcW w:w="1392" w:type="dxa"/>
          </w:tcPr>
          <w:p w14:paraId="085C1BB0"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509ED7D9"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563537F1" w14:textId="77777777" w:rsidTr="00D97A03">
        <w:tc>
          <w:tcPr>
            <w:tcW w:w="3865" w:type="dxa"/>
          </w:tcPr>
          <w:p w14:paraId="320A4185" w14:textId="77777777" w:rsidR="00D730ED" w:rsidRDefault="00D730ED" w:rsidP="00D730ED">
            <w:pPr>
              <w:rPr>
                <w:rFonts w:ascii="Arial" w:hAnsi="Arial" w:cs="Arial"/>
                <w:sz w:val="24"/>
                <w:szCs w:val="24"/>
              </w:rPr>
            </w:pPr>
            <w:r>
              <w:rPr>
                <w:noProof/>
              </w:rPr>
              <w:drawing>
                <wp:inline distT="0" distB="0" distL="0" distR="0" wp14:anchorId="24BB8F32" wp14:editId="4A71459C">
                  <wp:extent cx="2551430" cy="73152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358" cy="753585"/>
                          </a:xfrm>
                          <a:prstGeom prst="rect">
                            <a:avLst/>
                          </a:prstGeom>
                        </pic:spPr>
                      </pic:pic>
                    </a:graphicData>
                  </a:graphic>
                </wp:inline>
              </w:drawing>
            </w:r>
          </w:p>
        </w:tc>
        <w:tc>
          <w:tcPr>
            <w:tcW w:w="2558" w:type="dxa"/>
          </w:tcPr>
          <w:p w14:paraId="4E804B14" w14:textId="77777777" w:rsidR="00D730ED" w:rsidRPr="0034782E" w:rsidRDefault="00D730ED" w:rsidP="00D730ED">
            <w:pPr>
              <w:rPr>
                <w:rFonts w:ascii="MingLiU" w:eastAsia="MingLiU" w:hAnsi="MingLiU" w:cs="Calibri"/>
                <w:lang w:eastAsia="zh-TW"/>
              </w:rPr>
            </w:pPr>
            <w:r w:rsidRPr="0034782E">
              <w:rPr>
                <w:rFonts w:ascii="MingLiU" w:eastAsia="MingLiU" w:hAnsi="MingLiU" w:cs="Calibri"/>
                <w:lang w:eastAsia="zh-TW"/>
              </w:rPr>
              <w:t>感興趣的銀行服務（其他</w:t>
            </w:r>
            <w:r w:rsidRPr="0034782E">
              <w:rPr>
                <w:rFonts w:ascii="MingLiU" w:eastAsia="MingLiU" w:hAnsi="MingLiU" w:cs="微软雅黑" w:hint="eastAsia"/>
                <w:lang w:eastAsia="zh-TW"/>
              </w:rPr>
              <w:t>）</w:t>
            </w:r>
          </w:p>
        </w:tc>
        <w:tc>
          <w:tcPr>
            <w:tcW w:w="1574" w:type="dxa"/>
          </w:tcPr>
          <w:p w14:paraId="2ACD2E36" w14:textId="77777777" w:rsidR="00D730ED" w:rsidRPr="0034782E" w:rsidRDefault="00D730ED" w:rsidP="00D730ED">
            <w:pPr>
              <w:rPr>
                <w:rFonts w:ascii="Arial" w:hAnsi="Arial" w:cs="Arial"/>
                <w:color w:val="000000"/>
              </w:rPr>
            </w:pPr>
            <w:r w:rsidRPr="0034782E">
              <w:rPr>
                <w:rFonts w:ascii="Arial" w:hAnsi="Arial" w:cs="Arial"/>
                <w:color w:val="000000"/>
              </w:rPr>
              <w:t>Please specify</w:t>
            </w:r>
          </w:p>
        </w:tc>
        <w:tc>
          <w:tcPr>
            <w:tcW w:w="1392" w:type="dxa"/>
          </w:tcPr>
          <w:p w14:paraId="1C728F55" w14:textId="77777777" w:rsidR="00D730ED" w:rsidRPr="003606DA" w:rsidRDefault="00D730ED" w:rsidP="00D730ED">
            <w:pPr>
              <w:rPr>
                <w:rFonts w:ascii="微软雅黑" w:eastAsia="微软雅黑" w:hAnsi="微软雅黑" w:cs="Calibri"/>
                <w:color w:val="000000"/>
              </w:rPr>
            </w:pPr>
            <w:r w:rsidRPr="003606DA">
              <w:rPr>
                <w:rFonts w:ascii="微软雅黑" w:eastAsia="微软雅黑" w:hAnsi="微软雅黑" w:cs="微软雅黑" w:hint="eastAsia"/>
                <w:color w:val="000000"/>
              </w:rPr>
              <w:t>請註明</w:t>
            </w:r>
          </w:p>
        </w:tc>
        <w:tc>
          <w:tcPr>
            <w:tcW w:w="1401" w:type="dxa"/>
          </w:tcPr>
          <w:p w14:paraId="71F16ED1" w14:textId="77777777" w:rsidR="00D730ED" w:rsidRPr="003606DA" w:rsidRDefault="00D730ED" w:rsidP="00D730ED">
            <w:pPr>
              <w:rPr>
                <w:rFonts w:ascii="微软雅黑" w:eastAsia="微软雅黑" w:hAnsi="微软雅黑" w:cs="Calibri"/>
                <w:color w:val="000000"/>
              </w:rPr>
            </w:pPr>
            <w:r w:rsidRPr="003606DA">
              <w:rPr>
                <w:rFonts w:ascii="微软雅黑" w:eastAsia="微软雅黑" w:hAnsi="微软雅黑" w:cs="微软雅黑" w:hint="eastAsia"/>
                <w:color w:val="000000"/>
              </w:rPr>
              <w:t>请注明</w:t>
            </w:r>
          </w:p>
        </w:tc>
      </w:tr>
      <w:tr w:rsidR="00D730ED" w14:paraId="15AB0504" w14:textId="77777777" w:rsidTr="00D97A03">
        <w:trPr>
          <w:trHeight w:val="149"/>
        </w:trPr>
        <w:tc>
          <w:tcPr>
            <w:tcW w:w="3865" w:type="dxa"/>
            <w:vMerge w:val="restart"/>
          </w:tcPr>
          <w:p w14:paraId="52B007AB" w14:textId="77777777" w:rsidR="00D730ED" w:rsidRDefault="009065DE" w:rsidP="00D730ED">
            <w:pPr>
              <w:rPr>
                <w:noProof/>
              </w:rPr>
            </w:pPr>
            <w:r>
              <w:rPr>
                <w:noProof/>
              </w:rPr>
              <w:drawing>
                <wp:inline distT="0" distB="0" distL="0" distR="0" wp14:anchorId="76884058" wp14:editId="64196588">
                  <wp:extent cx="2399639" cy="1142939"/>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5535" cy="1145747"/>
                          </a:xfrm>
                          <a:prstGeom prst="rect">
                            <a:avLst/>
                          </a:prstGeom>
                        </pic:spPr>
                      </pic:pic>
                    </a:graphicData>
                  </a:graphic>
                </wp:inline>
              </w:drawing>
            </w:r>
          </w:p>
        </w:tc>
        <w:tc>
          <w:tcPr>
            <w:tcW w:w="2558" w:type="dxa"/>
          </w:tcPr>
          <w:p w14:paraId="46231345" w14:textId="77777777" w:rsidR="00D730ED" w:rsidRPr="0034782E" w:rsidRDefault="00D730ED" w:rsidP="00D730ED">
            <w:pPr>
              <w:rPr>
                <w:rFonts w:ascii="MingLiU" w:eastAsia="MingLiU" w:hAnsi="MingLiU"/>
              </w:rPr>
            </w:pPr>
            <w:r w:rsidRPr="0034782E">
              <w:rPr>
                <w:rFonts w:ascii="MingLiU" w:eastAsia="MingLiU" w:hAnsi="MingLiU" w:hint="eastAsia"/>
              </w:rPr>
              <w:t>姓名</w:t>
            </w:r>
          </w:p>
        </w:tc>
        <w:tc>
          <w:tcPr>
            <w:tcW w:w="1574" w:type="dxa"/>
          </w:tcPr>
          <w:p w14:paraId="4AA72A56" w14:textId="77777777" w:rsidR="00D730ED" w:rsidRPr="0034782E" w:rsidRDefault="00D730ED" w:rsidP="00D730ED">
            <w:pPr>
              <w:rPr>
                <w:rFonts w:ascii="Arial" w:hAnsi="Arial" w:cs="Arial"/>
              </w:rPr>
            </w:pPr>
            <w:r w:rsidRPr="0034782E">
              <w:rPr>
                <w:rFonts w:ascii="Arial" w:hAnsi="Arial" w:cs="Arial"/>
              </w:rPr>
              <w:t>Please input</w:t>
            </w:r>
          </w:p>
        </w:tc>
        <w:tc>
          <w:tcPr>
            <w:tcW w:w="1392" w:type="dxa"/>
          </w:tcPr>
          <w:p w14:paraId="0A101124" w14:textId="77777777" w:rsidR="00D730ED" w:rsidRPr="003606DA" w:rsidRDefault="00D730ED" w:rsidP="00D730ED">
            <w:pPr>
              <w:rPr>
                <w:rFonts w:ascii="微软雅黑" w:eastAsia="微软雅黑" w:hAnsi="微软雅黑"/>
              </w:rPr>
            </w:pPr>
            <w:r w:rsidRPr="003606DA">
              <w:rPr>
                <w:rFonts w:ascii="微软雅黑" w:eastAsia="微软雅黑" w:hAnsi="微软雅黑" w:hint="eastAsia"/>
              </w:rPr>
              <w:t>請輸入</w:t>
            </w:r>
          </w:p>
        </w:tc>
        <w:tc>
          <w:tcPr>
            <w:tcW w:w="1401" w:type="dxa"/>
          </w:tcPr>
          <w:p w14:paraId="256E5B23" w14:textId="77777777" w:rsidR="00D730ED" w:rsidRPr="003606DA" w:rsidRDefault="00D730ED" w:rsidP="00D730ED">
            <w:pPr>
              <w:rPr>
                <w:rFonts w:ascii="微软雅黑" w:eastAsia="微软雅黑" w:hAnsi="微软雅黑"/>
              </w:rPr>
            </w:pPr>
            <w:r w:rsidRPr="003606DA">
              <w:rPr>
                <w:rFonts w:ascii="微软雅黑" w:eastAsia="微软雅黑" w:hAnsi="微软雅黑" w:hint="eastAsia"/>
              </w:rPr>
              <w:t>请输入</w:t>
            </w:r>
          </w:p>
        </w:tc>
      </w:tr>
      <w:tr w:rsidR="009D1981" w14:paraId="6A153DE8" w14:textId="77777777" w:rsidTr="00D97A03">
        <w:trPr>
          <w:trHeight w:val="149"/>
        </w:trPr>
        <w:tc>
          <w:tcPr>
            <w:tcW w:w="3865" w:type="dxa"/>
            <w:vMerge/>
          </w:tcPr>
          <w:p w14:paraId="5CEC1FE0" w14:textId="77777777" w:rsidR="009D1981" w:rsidRDefault="009D1981" w:rsidP="009D1981">
            <w:pPr>
              <w:rPr>
                <w:noProof/>
              </w:rPr>
            </w:pPr>
          </w:p>
        </w:tc>
        <w:tc>
          <w:tcPr>
            <w:tcW w:w="2558" w:type="dxa"/>
          </w:tcPr>
          <w:p w14:paraId="698FC1C5" w14:textId="77777777" w:rsidR="009D1981" w:rsidRPr="0034782E" w:rsidRDefault="00223210" w:rsidP="009D1981">
            <w:pPr>
              <w:rPr>
                <w:rFonts w:ascii="MingLiU" w:eastAsia="MingLiU" w:hAnsi="MingLiU"/>
              </w:rPr>
            </w:pPr>
            <w:r w:rsidRPr="00313C63">
              <w:rPr>
                <w:rFonts w:ascii="宋体" w:eastAsia="宋体" w:hAnsi="宋体" w:cs="Calibri" w:hint="eastAsia"/>
                <w:color w:val="000000"/>
              </w:rPr>
              <w:t>公司</w:t>
            </w:r>
            <w:r w:rsidR="009D1981" w:rsidRPr="0034782E">
              <w:rPr>
                <w:rFonts w:ascii="MingLiU" w:eastAsia="MingLiU" w:hAnsi="MingLiU" w:hint="eastAsia"/>
              </w:rPr>
              <w:t>電話號碼</w:t>
            </w:r>
          </w:p>
        </w:tc>
        <w:tc>
          <w:tcPr>
            <w:tcW w:w="1574" w:type="dxa"/>
          </w:tcPr>
          <w:p w14:paraId="4B0983E6" w14:textId="77777777" w:rsidR="009D1981" w:rsidRPr="0034782E" w:rsidRDefault="009D1981" w:rsidP="009D1981">
            <w:pPr>
              <w:rPr>
                <w:rFonts w:ascii="Arial" w:hAnsi="Arial" w:cs="Arial"/>
                <w:color w:val="000000"/>
              </w:rPr>
            </w:pPr>
            <w:r w:rsidRPr="0034782E">
              <w:rPr>
                <w:rFonts w:ascii="Arial" w:hAnsi="Arial" w:cs="Arial"/>
                <w:color w:val="000000"/>
              </w:rPr>
              <w:t>Please input</w:t>
            </w:r>
          </w:p>
        </w:tc>
        <w:tc>
          <w:tcPr>
            <w:tcW w:w="1392" w:type="dxa"/>
          </w:tcPr>
          <w:p w14:paraId="4715E685"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2E395F99"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9D1981" w14:paraId="43F1B300" w14:textId="77777777" w:rsidTr="00D97A03">
        <w:trPr>
          <w:trHeight w:val="149"/>
        </w:trPr>
        <w:tc>
          <w:tcPr>
            <w:tcW w:w="3865" w:type="dxa"/>
            <w:vMerge/>
          </w:tcPr>
          <w:p w14:paraId="4BF4D881" w14:textId="77777777" w:rsidR="009D1981" w:rsidRDefault="009D1981" w:rsidP="009D1981">
            <w:pPr>
              <w:rPr>
                <w:noProof/>
              </w:rPr>
            </w:pPr>
          </w:p>
        </w:tc>
        <w:tc>
          <w:tcPr>
            <w:tcW w:w="2558" w:type="dxa"/>
          </w:tcPr>
          <w:p w14:paraId="0B22A3EF" w14:textId="77777777" w:rsidR="009D1981" w:rsidRPr="0034782E" w:rsidRDefault="009D1981" w:rsidP="009D1981">
            <w:pPr>
              <w:rPr>
                <w:rFonts w:ascii="MingLiU" w:eastAsia="MingLiU" w:hAnsi="MingLiU" w:cs="Arial"/>
                <w:sz w:val="24"/>
                <w:szCs w:val="24"/>
              </w:rPr>
            </w:pPr>
            <w:r w:rsidRPr="0034782E">
              <w:rPr>
                <w:rFonts w:ascii="MingLiU" w:eastAsia="MingLiU" w:hAnsi="MingLiU" w:cs="Arial" w:hint="eastAsia"/>
                <w:sz w:val="24"/>
                <w:szCs w:val="24"/>
              </w:rPr>
              <w:t>手提電話號碼</w:t>
            </w:r>
          </w:p>
        </w:tc>
        <w:tc>
          <w:tcPr>
            <w:tcW w:w="1574" w:type="dxa"/>
          </w:tcPr>
          <w:p w14:paraId="4AF7BDD9" w14:textId="77777777" w:rsidR="009D1981" w:rsidRPr="0034782E" w:rsidRDefault="009D1981" w:rsidP="009D1981">
            <w:pPr>
              <w:rPr>
                <w:rFonts w:ascii="Arial" w:hAnsi="Arial" w:cs="Arial"/>
                <w:color w:val="000000"/>
              </w:rPr>
            </w:pPr>
            <w:r w:rsidRPr="0034782E">
              <w:rPr>
                <w:rFonts w:ascii="Arial" w:hAnsi="Arial" w:cs="Arial"/>
                <w:color w:val="000000"/>
              </w:rPr>
              <w:t>Please input</w:t>
            </w:r>
          </w:p>
        </w:tc>
        <w:tc>
          <w:tcPr>
            <w:tcW w:w="1392" w:type="dxa"/>
          </w:tcPr>
          <w:p w14:paraId="1D3B0640"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7C6B859C"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9D1981" w14:paraId="5F572F53" w14:textId="77777777" w:rsidTr="00D97A03">
        <w:trPr>
          <w:trHeight w:val="149"/>
        </w:trPr>
        <w:tc>
          <w:tcPr>
            <w:tcW w:w="3865" w:type="dxa"/>
            <w:vMerge/>
          </w:tcPr>
          <w:p w14:paraId="2A6CCE42" w14:textId="77777777" w:rsidR="009D1981" w:rsidRDefault="009D1981" w:rsidP="009D1981">
            <w:pPr>
              <w:rPr>
                <w:noProof/>
              </w:rPr>
            </w:pPr>
          </w:p>
        </w:tc>
        <w:tc>
          <w:tcPr>
            <w:tcW w:w="2558" w:type="dxa"/>
          </w:tcPr>
          <w:p w14:paraId="2B3189DA" w14:textId="77777777" w:rsidR="009D1981" w:rsidRPr="0034782E" w:rsidRDefault="009D1981" w:rsidP="009D1981">
            <w:pPr>
              <w:rPr>
                <w:rFonts w:ascii="MingLiU" w:eastAsia="MingLiU" w:hAnsi="MingLiU"/>
              </w:rPr>
            </w:pPr>
            <w:r w:rsidRPr="0034782E">
              <w:rPr>
                <w:rFonts w:ascii="MingLiU" w:eastAsia="MingLiU" w:hAnsi="MingLiU" w:hint="eastAsia"/>
              </w:rPr>
              <w:t>電郵地址</w:t>
            </w:r>
          </w:p>
        </w:tc>
        <w:tc>
          <w:tcPr>
            <w:tcW w:w="1574" w:type="dxa"/>
          </w:tcPr>
          <w:p w14:paraId="26823BCD" w14:textId="77777777" w:rsidR="009D1981" w:rsidRPr="0034782E" w:rsidRDefault="009D1981" w:rsidP="009D1981">
            <w:pPr>
              <w:rPr>
                <w:rFonts w:ascii="Arial" w:hAnsi="Arial" w:cs="Arial"/>
                <w:color w:val="000000"/>
              </w:rPr>
            </w:pPr>
            <w:r w:rsidRPr="0034782E">
              <w:rPr>
                <w:rFonts w:ascii="Arial" w:hAnsi="Arial" w:cs="Arial"/>
                <w:color w:val="000000"/>
              </w:rPr>
              <w:t>Please input</w:t>
            </w:r>
          </w:p>
        </w:tc>
        <w:tc>
          <w:tcPr>
            <w:tcW w:w="1392" w:type="dxa"/>
          </w:tcPr>
          <w:p w14:paraId="6D3CE583"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543DBBB7"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9D1981" w14:paraId="6BC7D10B" w14:textId="77777777" w:rsidTr="00D97A03">
        <w:trPr>
          <w:trHeight w:val="149"/>
        </w:trPr>
        <w:tc>
          <w:tcPr>
            <w:tcW w:w="3865" w:type="dxa"/>
            <w:vMerge/>
          </w:tcPr>
          <w:p w14:paraId="2EBF66CF" w14:textId="77777777" w:rsidR="009D1981" w:rsidRDefault="009D1981" w:rsidP="009D1981">
            <w:pPr>
              <w:rPr>
                <w:noProof/>
              </w:rPr>
            </w:pPr>
          </w:p>
        </w:tc>
        <w:tc>
          <w:tcPr>
            <w:tcW w:w="2558" w:type="dxa"/>
          </w:tcPr>
          <w:p w14:paraId="7FD7DD00" w14:textId="77777777" w:rsidR="009D1981" w:rsidRPr="0034782E" w:rsidRDefault="009D1981" w:rsidP="009D1981">
            <w:pPr>
              <w:rPr>
                <w:rFonts w:ascii="MingLiU" w:eastAsia="MingLiU" w:hAnsi="MingLiU"/>
              </w:rPr>
            </w:pPr>
            <w:r w:rsidRPr="0034782E">
              <w:rPr>
                <w:rFonts w:ascii="MingLiU" w:eastAsia="MingLiU" w:hAnsi="MingLiU" w:hint="eastAsia"/>
              </w:rPr>
              <w:t>職位</w:t>
            </w:r>
            <w:r w:rsidRPr="0034782E">
              <w:rPr>
                <w:rFonts w:ascii="MingLiU" w:eastAsia="MingLiU" w:hAnsi="MingLiU" w:hint="cs"/>
              </w:rPr>
              <w:t> </w:t>
            </w:r>
          </w:p>
        </w:tc>
        <w:tc>
          <w:tcPr>
            <w:tcW w:w="1574" w:type="dxa"/>
          </w:tcPr>
          <w:p w14:paraId="174645FC" w14:textId="77777777" w:rsidR="009D1981" w:rsidRPr="0034782E" w:rsidRDefault="009D1981" w:rsidP="009D1981">
            <w:pPr>
              <w:rPr>
                <w:rFonts w:ascii="Arial" w:hAnsi="Arial" w:cs="Arial"/>
                <w:color w:val="000000"/>
              </w:rPr>
            </w:pPr>
            <w:r w:rsidRPr="0034782E">
              <w:rPr>
                <w:rFonts w:ascii="Arial" w:hAnsi="Arial" w:cs="Arial"/>
                <w:color w:val="000000"/>
              </w:rPr>
              <w:t>Please input</w:t>
            </w:r>
          </w:p>
        </w:tc>
        <w:tc>
          <w:tcPr>
            <w:tcW w:w="1392" w:type="dxa"/>
          </w:tcPr>
          <w:p w14:paraId="7DF7871F"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1C07A168"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bl>
    <w:p w14:paraId="6BAB9106" w14:textId="77777777" w:rsidR="004D223E" w:rsidRDefault="004D223E">
      <w:pPr>
        <w:rPr>
          <w:rFonts w:ascii="Arial" w:hAnsi="Arial" w:cs="Arial"/>
          <w:sz w:val="24"/>
          <w:szCs w:val="24"/>
        </w:rPr>
      </w:pPr>
    </w:p>
    <w:p w14:paraId="2FE7811A" w14:textId="77777777" w:rsidR="00357F7E" w:rsidRDefault="00357F7E" w:rsidP="00357F7E">
      <w:pPr>
        <w:pStyle w:val="Heading1"/>
      </w:pPr>
      <w:r>
        <w:t>Acknowledgement Page</w:t>
      </w:r>
    </w:p>
    <w:tbl>
      <w:tblPr>
        <w:tblStyle w:val="TableGrid"/>
        <w:tblW w:w="0" w:type="auto"/>
        <w:tblInd w:w="-365" w:type="dxa"/>
        <w:tblLook w:val="04A0" w:firstRow="1" w:lastRow="0" w:firstColumn="1" w:lastColumn="0" w:noHBand="0" w:noVBand="1"/>
      </w:tblPr>
      <w:tblGrid>
        <w:gridCol w:w="3647"/>
        <w:gridCol w:w="2379"/>
        <w:gridCol w:w="2496"/>
        <w:gridCol w:w="2496"/>
      </w:tblGrid>
      <w:tr w:rsidR="00AA7047" w14:paraId="5AC070ED" w14:textId="77777777" w:rsidTr="00AA7047">
        <w:trPr>
          <w:trHeight w:val="488"/>
        </w:trPr>
        <w:tc>
          <w:tcPr>
            <w:tcW w:w="3645" w:type="dxa"/>
          </w:tcPr>
          <w:p w14:paraId="5F5087E7" w14:textId="77777777" w:rsidR="0018403C" w:rsidRDefault="0018403C">
            <w:pPr>
              <w:rPr>
                <w:rFonts w:ascii="Arial" w:hAnsi="Arial" w:cs="Arial"/>
                <w:sz w:val="24"/>
                <w:szCs w:val="24"/>
              </w:rPr>
            </w:pPr>
            <w:r>
              <w:rPr>
                <w:rFonts w:ascii="PMingLiU" w:eastAsia="PMingLiU" w:hAnsi="PMingLiU" w:cs="Arial" w:hint="eastAsia"/>
                <w:sz w:val="24"/>
                <w:szCs w:val="24"/>
                <w:lang w:eastAsia="zh-TW"/>
              </w:rPr>
              <w:t>UI</w:t>
            </w:r>
          </w:p>
        </w:tc>
        <w:tc>
          <w:tcPr>
            <w:tcW w:w="1090" w:type="dxa"/>
          </w:tcPr>
          <w:p w14:paraId="2F7A915F" w14:textId="77777777" w:rsidR="0018403C" w:rsidRPr="00C46D36" w:rsidRDefault="0018403C">
            <w:pPr>
              <w:rPr>
                <w:rFonts w:ascii="Arial" w:hAnsi="Arial" w:cs="Arial"/>
                <w:sz w:val="24"/>
                <w:szCs w:val="24"/>
              </w:rPr>
            </w:pPr>
            <w:r w:rsidRPr="00C46D36">
              <w:rPr>
                <w:rFonts w:ascii="Arial" w:eastAsia="PMingLiU" w:hAnsi="Arial" w:cs="Arial"/>
                <w:sz w:val="24"/>
                <w:szCs w:val="24"/>
                <w:lang w:eastAsia="zh-TW"/>
              </w:rPr>
              <w:t>EN</w:t>
            </w:r>
          </w:p>
        </w:tc>
        <w:tc>
          <w:tcPr>
            <w:tcW w:w="512" w:type="dxa"/>
          </w:tcPr>
          <w:p w14:paraId="0C27A4EF" w14:textId="77777777" w:rsidR="0018403C" w:rsidRPr="00C46D36" w:rsidRDefault="0018403C">
            <w:pPr>
              <w:rPr>
                <w:rFonts w:ascii="Arial" w:eastAsia="MingLiU" w:hAnsi="Arial" w:cs="Arial"/>
                <w:sz w:val="24"/>
                <w:szCs w:val="24"/>
              </w:rPr>
            </w:pPr>
            <w:r w:rsidRPr="00C46D36">
              <w:rPr>
                <w:rFonts w:ascii="Arial" w:eastAsia="MingLiU" w:hAnsi="Arial" w:cs="Arial"/>
                <w:sz w:val="24"/>
                <w:szCs w:val="24"/>
                <w:lang w:eastAsia="zh-TW"/>
              </w:rPr>
              <w:t>TC</w:t>
            </w:r>
          </w:p>
        </w:tc>
        <w:tc>
          <w:tcPr>
            <w:tcW w:w="514" w:type="dxa"/>
          </w:tcPr>
          <w:p w14:paraId="67EF19DF" w14:textId="77777777" w:rsidR="0018403C" w:rsidRPr="00C46D36" w:rsidRDefault="0018403C">
            <w:pPr>
              <w:rPr>
                <w:rFonts w:ascii="Arial" w:eastAsia="宋体" w:hAnsi="Arial" w:cs="Arial"/>
                <w:sz w:val="24"/>
                <w:szCs w:val="24"/>
              </w:rPr>
            </w:pPr>
            <w:r w:rsidRPr="00C46D36">
              <w:rPr>
                <w:rFonts w:ascii="Arial" w:eastAsia="宋体" w:hAnsi="Arial" w:cs="Arial"/>
                <w:sz w:val="24"/>
                <w:szCs w:val="24"/>
                <w:lang w:eastAsia="zh-TW"/>
              </w:rPr>
              <w:t>SC</w:t>
            </w:r>
          </w:p>
        </w:tc>
      </w:tr>
      <w:tr w:rsidR="00AA7047" w14:paraId="02FB3741" w14:textId="77777777" w:rsidTr="00AA7047">
        <w:trPr>
          <w:trHeight w:val="4488"/>
        </w:trPr>
        <w:tc>
          <w:tcPr>
            <w:tcW w:w="3645" w:type="dxa"/>
          </w:tcPr>
          <w:p w14:paraId="23B92A09" w14:textId="77777777" w:rsidR="0018403C" w:rsidRDefault="00AA7047">
            <w:pPr>
              <w:rPr>
                <w:rFonts w:ascii="Arial" w:hAnsi="Arial" w:cs="Arial"/>
                <w:sz w:val="24"/>
                <w:szCs w:val="24"/>
              </w:rPr>
            </w:pPr>
            <w:r>
              <w:rPr>
                <w:noProof/>
              </w:rPr>
              <w:lastRenderedPageBreak/>
              <w:drawing>
                <wp:inline distT="0" distB="0" distL="0" distR="0" wp14:anchorId="3D58EC19" wp14:editId="17663ED2">
                  <wp:extent cx="2178890" cy="15433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9172" cy="1571914"/>
                          </a:xfrm>
                          <a:prstGeom prst="rect">
                            <a:avLst/>
                          </a:prstGeom>
                        </pic:spPr>
                      </pic:pic>
                    </a:graphicData>
                  </a:graphic>
                </wp:inline>
              </w:drawing>
            </w:r>
          </w:p>
        </w:tc>
        <w:tc>
          <w:tcPr>
            <w:tcW w:w="1090" w:type="dxa"/>
          </w:tcPr>
          <w:p w14:paraId="46555243" w14:textId="77777777" w:rsidR="00705C2D" w:rsidRPr="00705C2D" w:rsidRDefault="00705C2D" w:rsidP="00AA7047">
            <w:pPr>
              <w:rPr>
                <w:ins w:id="43" w:author="Jason H S Sit" w:date="2021-01-28T12:53:00Z"/>
                <w:rFonts w:ascii="Arial" w:hAnsi="Arial" w:cs="Arial"/>
                <w:b/>
                <w:sz w:val="24"/>
                <w:szCs w:val="24"/>
                <w:rPrChange w:id="44" w:author="Jason H S Sit" w:date="2021-01-28T12:55:00Z">
                  <w:rPr>
                    <w:ins w:id="45" w:author="Jason H S Sit" w:date="2021-01-28T12:53:00Z"/>
                    <w:rFonts w:ascii="Arial" w:hAnsi="Arial" w:cs="Arial"/>
                    <w:sz w:val="24"/>
                    <w:szCs w:val="24"/>
                  </w:rPr>
                </w:rPrChange>
              </w:rPr>
            </w:pPr>
            <w:ins w:id="46" w:author="Jason H S Sit" w:date="2021-01-28T12:53:00Z">
              <w:r w:rsidRPr="00705C2D">
                <w:rPr>
                  <w:rFonts w:ascii="Arial" w:hAnsi="Arial" w:cs="Arial"/>
                  <w:b/>
                  <w:sz w:val="24"/>
                  <w:szCs w:val="24"/>
                  <w:rPrChange w:id="47" w:author="Jason H S Sit" w:date="2021-01-28T12:55:00Z">
                    <w:rPr>
                      <w:rFonts w:ascii="Arial" w:hAnsi="Arial" w:cs="Arial"/>
                      <w:sz w:val="24"/>
                      <w:szCs w:val="24"/>
                    </w:rPr>
                  </w:rPrChange>
                </w:rPr>
                <w:t xml:space="preserve">Thank you for using Online Appointment Service for Business Account Opening </w:t>
              </w:r>
            </w:ins>
          </w:p>
          <w:p w14:paraId="3BE97636" w14:textId="77777777" w:rsidR="00705C2D" w:rsidRDefault="00705C2D" w:rsidP="00AA7047">
            <w:pPr>
              <w:rPr>
                <w:ins w:id="48" w:author="Jason H S Sit" w:date="2021-01-28T12:54:00Z"/>
                <w:rFonts w:ascii="Arial" w:hAnsi="Arial" w:cs="Arial"/>
                <w:sz w:val="24"/>
                <w:szCs w:val="24"/>
              </w:rPr>
            </w:pPr>
          </w:p>
          <w:p w14:paraId="118E715E" w14:textId="7C0636EB" w:rsidR="00AA7047" w:rsidDel="00705C2D" w:rsidRDefault="00AA7047" w:rsidP="00AA7047">
            <w:pPr>
              <w:rPr>
                <w:del w:id="49" w:author="Jason H S Sit" w:date="2021-01-28T12:55:00Z"/>
                <w:rFonts w:ascii="Arial" w:hAnsi="Arial" w:cs="Arial"/>
                <w:sz w:val="24"/>
                <w:szCs w:val="24"/>
              </w:rPr>
            </w:pPr>
            <w:del w:id="50" w:author="Jason H S Sit" w:date="2021-01-28T12:55:00Z">
              <w:r w:rsidRPr="00AA7047" w:rsidDel="00705C2D">
                <w:rPr>
                  <w:rFonts w:ascii="Arial" w:hAnsi="Arial" w:cs="Arial"/>
                  <w:sz w:val="24"/>
                  <w:szCs w:val="24"/>
                </w:rPr>
                <w:delText>Your appointment reference:</w:delText>
              </w:r>
            </w:del>
          </w:p>
          <w:p w14:paraId="209FCB50" w14:textId="1575D461" w:rsidR="00AA7047" w:rsidRDefault="00AA7047" w:rsidP="00AA7047">
            <w:pPr>
              <w:rPr>
                <w:rFonts w:ascii="Arial" w:hAnsi="Arial" w:cs="Arial"/>
                <w:sz w:val="24"/>
                <w:szCs w:val="24"/>
              </w:rPr>
            </w:pPr>
            <w:del w:id="51" w:author="Jason H S Sit" w:date="2021-01-28T12:55:00Z">
              <w:r w:rsidRPr="00AA7047" w:rsidDel="00705C2D">
                <w:rPr>
                  <w:rFonts w:ascii="Arial" w:hAnsi="Arial" w:cs="Arial"/>
                  <w:sz w:val="24"/>
                  <w:szCs w:val="24"/>
                </w:rPr>
                <w:delText>A202101061742252</w:delText>
              </w:r>
            </w:del>
          </w:p>
          <w:p w14:paraId="2D477D54" w14:textId="77777777" w:rsidR="00AA7047" w:rsidRDefault="00AA7047" w:rsidP="00AA7047">
            <w:pPr>
              <w:rPr>
                <w:rFonts w:ascii="Arial" w:hAnsi="Arial" w:cs="Arial"/>
                <w:sz w:val="24"/>
                <w:szCs w:val="24"/>
              </w:rPr>
            </w:pPr>
          </w:p>
          <w:p w14:paraId="2A9FBB03" w14:textId="77777777" w:rsidR="00AA7047" w:rsidRDefault="00AA7047" w:rsidP="00AA7047">
            <w:pPr>
              <w:rPr>
                <w:rFonts w:ascii="Arial" w:hAnsi="Arial" w:cs="Arial"/>
                <w:sz w:val="24"/>
                <w:szCs w:val="24"/>
              </w:rPr>
            </w:pPr>
          </w:p>
          <w:p w14:paraId="4CD61E1B" w14:textId="64613C37" w:rsidR="00AA7047" w:rsidRDefault="00AA7047" w:rsidP="00AA7047">
            <w:pPr>
              <w:rPr>
                <w:ins w:id="52" w:author="Jason H S Sit" w:date="2021-01-28T12:56:00Z"/>
                <w:rFonts w:ascii="Arial" w:hAnsi="Arial" w:cs="Arial"/>
                <w:sz w:val="24"/>
                <w:szCs w:val="24"/>
              </w:rPr>
            </w:pPr>
            <w:del w:id="53" w:author="Jason H S Sit" w:date="2021-01-28T12:55:00Z">
              <w:r w:rsidRPr="00AA7047" w:rsidDel="00705C2D">
                <w:rPr>
                  <w:rFonts w:ascii="Arial" w:hAnsi="Arial" w:cs="Arial"/>
                  <w:sz w:val="24"/>
                  <w:szCs w:val="24"/>
                </w:rPr>
                <w:delText xml:space="preserve">Thank you for your interest in China CITIC Bank International Limited. </w:delText>
              </w:r>
            </w:del>
            <w:r w:rsidRPr="00AA7047">
              <w:rPr>
                <w:rFonts w:ascii="Arial" w:hAnsi="Arial" w:cs="Arial"/>
                <w:sz w:val="24"/>
                <w:szCs w:val="24"/>
              </w:rPr>
              <w:t xml:space="preserve">We have received your appointment request for Business Account opening and will contact you </w:t>
            </w:r>
            <w:r w:rsidRPr="00EF2F49">
              <w:rPr>
                <w:rFonts w:ascii="Arial" w:hAnsi="Arial" w:cs="Arial"/>
                <w:sz w:val="24"/>
                <w:szCs w:val="24"/>
              </w:rPr>
              <w:t xml:space="preserve">for appointment </w:t>
            </w:r>
            <w:r w:rsidR="00D83C07" w:rsidRPr="00EF2F49">
              <w:rPr>
                <w:rFonts w:ascii="Arial" w:hAnsi="Arial" w:cs="Arial"/>
                <w:sz w:val="24"/>
                <w:szCs w:val="24"/>
              </w:rPr>
              <w:t xml:space="preserve">matters </w:t>
            </w:r>
            <w:r w:rsidRPr="00EF2F49">
              <w:rPr>
                <w:rFonts w:ascii="Arial" w:hAnsi="Arial" w:cs="Arial"/>
                <w:sz w:val="24"/>
                <w:szCs w:val="24"/>
              </w:rPr>
              <w:t xml:space="preserve">within 5 working days. </w:t>
            </w:r>
            <w:r w:rsidRPr="00AA7047">
              <w:rPr>
                <w:rFonts w:ascii="Arial" w:hAnsi="Arial" w:cs="Arial"/>
                <w:sz w:val="24"/>
                <w:szCs w:val="24"/>
              </w:rPr>
              <w:t>We look forward to serving you soon!</w:t>
            </w:r>
          </w:p>
          <w:p w14:paraId="015005EA" w14:textId="75FFA61D" w:rsidR="00705C2D" w:rsidRDefault="00705C2D" w:rsidP="00AA7047">
            <w:pPr>
              <w:rPr>
                <w:ins w:id="54" w:author="Jason H S Sit" w:date="2021-01-28T12:56:00Z"/>
                <w:rFonts w:ascii="Arial" w:hAnsi="Arial" w:cs="Arial"/>
                <w:sz w:val="24"/>
                <w:szCs w:val="24"/>
              </w:rPr>
            </w:pPr>
          </w:p>
          <w:p w14:paraId="41715680" w14:textId="77777777" w:rsidR="00705C2D" w:rsidRDefault="00705C2D" w:rsidP="00705C2D">
            <w:pPr>
              <w:rPr>
                <w:ins w:id="55" w:author="Jason H S Sit" w:date="2021-01-28T12:56:00Z"/>
                <w:rFonts w:ascii="Arial" w:hAnsi="Arial" w:cs="Arial"/>
                <w:sz w:val="24"/>
                <w:szCs w:val="24"/>
              </w:rPr>
            </w:pPr>
            <w:ins w:id="56" w:author="Jason H S Sit" w:date="2021-01-28T12:56:00Z">
              <w:r w:rsidRPr="00AA7047">
                <w:rPr>
                  <w:rFonts w:ascii="Arial" w:hAnsi="Arial" w:cs="Arial"/>
                  <w:sz w:val="24"/>
                  <w:szCs w:val="24"/>
                </w:rPr>
                <w:t>Your appointment reference:</w:t>
              </w:r>
            </w:ins>
          </w:p>
          <w:p w14:paraId="6B94AB02" w14:textId="34104032" w:rsidR="00705C2D" w:rsidRPr="00AA7047" w:rsidRDefault="00705C2D" w:rsidP="00705C2D">
            <w:pPr>
              <w:rPr>
                <w:rFonts w:ascii="Arial" w:hAnsi="Arial" w:cs="Arial"/>
                <w:sz w:val="24"/>
                <w:szCs w:val="24"/>
              </w:rPr>
            </w:pPr>
            <w:ins w:id="57" w:author="Jason H S Sit" w:date="2021-01-28T12:56:00Z">
              <w:r w:rsidRPr="00AA7047">
                <w:rPr>
                  <w:rFonts w:ascii="Arial" w:hAnsi="Arial" w:cs="Arial"/>
                  <w:sz w:val="24"/>
                  <w:szCs w:val="24"/>
                </w:rPr>
                <w:t>A202101061742252</w:t>
              </w:r>
            </w:ins>
          </w:p>
          <w:p w14:paraId="4D4DDE9B" w14:textId="77777777" w:rsidR="00AA7047" w:rsidRPr="00AA7047" w:rsidDel="00705C2D" w:rsidRDefault="00AA7047" w:rsidP="00AA7047">
            <w:pPr>
              <w:rPr>
                <w:del w:id="58" w:author="Jason H S Sit" w:date="2021-01-28T12:56:00Z"/>
                <w:rFonts w:ascii="Arial" w:hAnsi="Arial" w:cs="Arial"/>
                <w:sz w:val="24"/>
                <w:szCs w:val="24"/>
              </w:rPr>
            </w:pPr>
          </w:p>
          <w:p w14:paraId="3F61B042" w14:textId="77777777" w:rsidR="00AA7047" w:rsidRDefault="00AA7047" w:rsidP="00AA7047">
            <w:pPr>
              <w:rPr>
                <w:rFonts w:ascii="Arial" w:hAnsi="Arial" w:cs="Arial"/>
                <w:sz w:val="24"/>
                <w:szCs w:val="24"/>
              </w:rPr>
            </w:pPr>
          </w:p>
          <w:p w14:paraId="21B3A68D" w14:textId="77777777" w:rsidR="00AA7047" w:rsidRPr="00AA7047" w:rsidRDefault="00AA7047" w:rsidP="00AA7047">
            <w:pPr>
              <w:rPr>
                <w:rFonts w:ascii="Arial" w:hAnsi="Arial" w:cs="Arial"/>
                <w:sz w:val="24"/>
                <w:szCs w:val="24"/>
              </w:rPr>
            </w:pPr>
          </w:p>
          <w:p w14:paraId="04092925" w14:textId="77777777" w:rsidR="00AA7047" w:rsidRPr="00AA7047" w:rsidRDefault="00AA7047" w:rsidP="00AA7047">
            <w:pPr>
              <w:rPr>
                <w:rFonts w:ascii="Arial" w:hAnsi="Arial" w:cs="Arial"/>
                <w:sz w:val="24"/>
                <w:szCs w:val="24"/>
              </w:rPr>
            </w:pPr>
            <w:r w:rsidRPr="00AA7047">
              <w:rPr>
                <w:rFonts w:ascii="Arial" w:hAnsi="Arial" w:cs="Arial"/>
                <w:sz w:val="24"/>
                <w:szCs w:val="24"/>
              </w:rPr>
              <w:t>If you have any enquiries, please call our Customer Service Hotline</w:t>
            </w:r>
            <w:r w:rsidRPr="00AA7047">
              <w:rPr>
                <w:rFonts w:ascii="Arial" w:hAnsi="Arial" w:cs="Arial"/>
                <w:sz w:val="24"/>
                <w:szCs w:val="24"/>
                <w:vertAlign w:val="superscript"/>
              </w:rPr>
              <w:t xml:space="preserve">1 </w:t>
            </w:r>
            <w:r w:rsidRPr="00AA7047">
              <w:rPr>
                <w:rFonts w:ascii="Arial" w:hAnsi="Arial" w:cs="Arial"/>
                <w:sz w:val="24"/>
                <w:szCs w:val="24"/>
              </w:rPr>
              <w:t>at (852) 2287 6868.</w:t>
            </w:r>
          </w:p>
          <w:p w14:paraId="6E7C3393" w14:textId="77777777" w:rsidR="00AA7047" w:rsidRPr="00AA7047" w:rsidRDefault="00AA7047" w:rsidP="00AA7047">
            <w:pPr>
              <w:rPr>
                <w:rFonts w:ascii="Arial" w:hAnsi="Arial" w:cs="Arial"/>
                <w:sz w:val="24"/>
                <w:szCs w:val="24"/>
              </w:rPr>
            </w:pPr>
          </w:p>
          <w:p w14:paraId="2DD38504" w14:textId="77777777" w:rsidR="00AA7047" w:rsidRPr="00AA7047" w:rsidRDefault="00AA7047" w:rsidP="00AA7047">
            <w:pPr>
              <w:rPr>
                <w:rFonts w:ascii="Arial" w:hAnsi="Arial" w:cs="Arial"/>
                <w:sz w:val="24"/>
                <w:szCs w:val="24"/>
              </w:rPr>
            </w:pPr>
          </w:p>
          <w:p w14:paraId="26A2B29C" w14:textId="77777777" w:rsidR="00AA7047" w:rsidRPr="00AA7047" w:rsidRDefault="00AA7047" w:rsidP="00AA7047">
            <w:pPr>
              <w:rPr>
                <w:rFonts w:ascii="Arial" w:hAnsi="Arial" w:cs="Arial"/>
                <w:sz w:val="24"/>
                <w:szCs w:val="24"/>
              </w:rPr>
            </w:pPr>
            <w:r w:rsidRPr="00AA7047">
              <w:rPr>
                <w:rFonts w:ascii="Arial" w:hAnsi="Arial" w:cs="Arial"/>
                <w:sz w:val="24"/>
                <w:szCs w:val="24"/>
                <w:vertAlign w:val="superscript"/>
              </w:rPr>
              <w:t>1</w:t>
            </w:r>
            <w:r w:rsidRPr="00AA7047">
              <w:rPr>
                <w:rFonts w:ascii="Arial" w:hAnsi="Arial" w:cs="Arial"/>
                <w:sz w:val="24"/>
                <w:szCs w:val="24"/>
              </w:rPr>
              <w:t xml:space="preserve"> Customer Service Hotline service hours: Monday-Friday: 9am-8pm; Saturday: 9am-6pm; Sunday and public holidays: closed</w:t>
            </w:r>
          </w:p>
          <w:p w14:paraId="4AAAE170" w14:textId="77777777" w:rsidR="0018403C" w:rsidRDefault="0018403C">
            <w:pPr>
              <w:rPr>
                <w:rFonts w:ascii="Arial" w:hAnsi="Arial" w:cs="Arial"/>
                <w:sz w:val="24"/>
                <w:szCs w:val="24"/>
              </w:rPr>
            </w:pPr>
          </w:p>
        </w:tc>
        <w:tc>
          <w:tcPr>
            <w:tcW w:w="512" w:type="dxa"/>
          </w:tcPr>
          <w:p w14:paraId="10D5A553" w14:textId="22FD69B9" w:rsidR="00705C2D" w:rsidRDefault="00705C2D" w:rsidP="00AA7047">
            <w:pPr>
              <w:rPr>
                <w:ins w:id="59" w:author="Jason H S Sit" w:date="2021-01-28T13:04:00Z"/>
                <w:rFonts w:ascii="微软雅黑" w:eastAsia="PMingLiU" w:hAnsi="微软雅黑" w:cs="Arial"/>
                <w:sz w:val="24"/>
                <w:szCs w:val="24"/>
                <w:lang w:eastAsia="zh-TW"/>
              </w:rPr>
            </w:pPr>
            <w:ins w:id="60" w:author="Jason H S Sit" w:date="2021-01-28T13:04:00Z">
              <w:r w:rsidRPr="00705C2D">
                <w:rPr>
                  <w:rFonts w:ascii="微软雅黑" w:eastAsia="PMingLiU" w:hAnsi="微软雅黑" w:cs="Arial" w:hint="eastAsia"/>
                  <w:sz w:val="24"/>
                  <w:szCs w:val="24"/>
                  <w:lang w:eastAsia="zh-TW"/>
                </w:rPr>
                <w:t>多謝使用商業戶口開戶會面預約服務</w:t>
              </w:r>
            </w:ins>
          </w:p>
          <w:p w14:paraId="3C7E10DC" w14:textId="77777777" w:rsidR="00705C2D" w:rsidRDefault="00705C2D" w:rsidP="00AA7047">
            <w:pPr>
              <w:rPr>
                <w:ins w:id="61" w:author="Jason H S Sit" w:date="2021-01-28T13:04:00Z"/>
                <w:rFonts w:ascii="微软雅黑" w:eastAsia="PMingLiU" w:hAnsi="微软雅黑" w:cs="Arial"/>
                <w:sz w:val="24"/>
                <w:szCs w:val="24"/>
                <w:lang w:eastAsia="zh-TW"/>
              </w:rPr>
            </w:pPr>
          </w:p>
          <w:p w14:paraId="18976C91" w14:textId="72FC825D" w:rsidR="00AA7047" w:rsidRPr="003606DA" w:rsidDel="00705C2D" w:rsidRDefault="00C46D36" w:rsidP="00AA7047">
            <w:pPr>
              <w:rPr>
                <w:del w:id="62" w:author="Jason H S Sit" w:date="2021-01-28T13:04:00Z"/>
                <w:rFonts w:ascii="微软雅黑" w:eastAsia="微软雅黑" w:hAnsi="微软雅黑" w:cs="Arial"/>
                <w:sz w:val="24"/>
                <w:szCs w:val="24"/>
                <w:lang w:eastAsia="zh-TW"/>
              </w:rPr>
            </w:pPr>
            <w:del w:id="63" w:author="Jason H S Sit" w:date="2021-01-28T13:04:00Z">
              <w:r w:rsidRPr="003606DA" w:rsidDel="00705C2D">
                <w:rPr>
                  <w:rFonts w:ascii="微软雅黑" w:eastAsia="微软雅黑" w:hAnsi="微软雅黑" w:cs="Arial" w:hint="eastAsia"/>
                  <w:sz w:val="24"/>
                  <w:szCs w:val="24"/>
                  <w:lang w:eastAsia="zh-TW"/>
                </w:rPr>
                <w:delText>你</w:delText>
              </w:r>
              <w:r w:rsidR="00AA7047" w:rsidRPr="003606DA" w:rsidDel="00705C2D">
                <w:rPr>
                  <w:rFonts w:ascii="微软雅黑" w:eastAsia="微软雅黑" w:hAnsi="微软雅黑" w:cs="Arial" w:hint="eastAsia"/>
                  <w:sz w:val="24"/>
                  <w:szCs w:val="24"/>
                  <w:lang w:eastAsia="zh-TW"/>
                </w:rPr>
                <w:delText xml:space="preserve">的參考編號： </w:delText>
              </w:r>
            </w:del>
          </w:p>
          <w:p w14:paraId="042CB937" w14:textId="24BA6BC8" w:rsidR="00AA7047" w:rsidRPr="003606DA" w:rsidDel="00705C2D" w:rsidRDefault="00AA7047" w:rsidP="00AA7047">
            <w:pPr>
              <w:rPr>
                <w:del w:id="64" w:author="Jason H S Sit" w:date="2021-01-28T13:04:00Z"/>
                <w:rFonts w:ascii="微软雅黑" w:eastAsia="微软雅黑" w:hAnsi="微软雅黑" w:cs="Arial"/>
                <w:sz w:val="24"/>
                <w:szCs w:val="24"/>
                <w:lang w:eastAsia="zh-TW"/>
              </w:rPr>
            </w:pPr>
            <w:del w:id="65" w:author="Jason H S Sit" w:date="2021-01-28T13:04:00Z">
              <w:r w:rsidRPr="003606DA" w:rsidDel="00705C2D">
                <w:rPr>
                  <w:rFonts w:ascii="微软雅黑" w:eastAsia="微软雅黑" w:hAnsi="微软雅黑" w:cs="Arial" w:hint="eastAsia"/>
                  <w:sz w:val="24"/>
                  <w:szCs w:val="24"/>
                  <w:lang w:eastAsia="zh-TW"/>
                </w:rPr>
                <w:delText>A202101061754496</w:delText>
              </w:r>
            </w:del>
          </w:p>
          <w:p w14:paraId="42CA31D8" w14:textId="77777777" w:rsidR="00AA7047" w:rsidRPr="003606DA" w:rsidRDefault="00AA7047" w:rsidP="00AA7047">
            <w:pPr>
              <w:rPr>
                <w:rFonts w:ascii="微软雅黑" w:eastAsia="微软雅黑" w:hAnsi="微软雅黑" w:cs="Arial"/>
                <w:sz w:val="24"/>
                <w:szCs w:val="24"/>
                <w:lang w:eastAsia="zh-TW"/>
              </w:rPr>
            </w:pPr>
          </w:p>
          <w:p w14:paraId="61E71484" w14:textId="77777777" w:rsidR="00AA7047" w:rsidRPr="003606DA" w:rsidRDefault="00AA7047" w:rsidP="00AA7047">
            <w:pPr>
              <w:rPr>
                <w:rFonts w:ascii="微软雅黑" w:eastAsia="微软雅黑" w:hAnsi="微软雅黑" w:cs="Arial"/>
                <w:sz w:val="24"/>
                <w:szCs w:val="24"/>
                <w:lang w:eastAsia="zh-TW"/>
              </w:rPr>
            </w:pPr>
          </w:p>
          <w:p w14:paraId="790AFF1D" w14:textId="6B57061C" w:rsidR="00AA7047" w:rsidRDefault="00AA7047" w:rsidP="00AA7047">
            <w:pPr>
              <w:rPr>
                <w:ins w:id="66" w:author="Jason H S Sit" w:date="2021-01-28T13:04:00Z"/>
                <w:rFonts w:ascii="微软雅黑" w:eastAsia="PMingLiU" w:hAnsi="微软雅黑" w:cs="Arial"/>
                <w:sz w:val="24"/>
                <w:szCs w:val="24"/>
                <w:lang w:eastAsia="zh-TW"/>
              </w:rPr>
            </w:pPr>
            <w:del w:id="67" w:author="Jason H S Sit" w:date="2021-01-28T13:05:00Z">
              <w:r w:rsidRPr="003606DA" w:rsidDel="008E6AC6">
                <w:rPr>
                  <w:rFonts w:ascii="微软雅黑" w:eastAsia="微软雅黑" w:hAnsi="微软雅黑" w:cs="Arial" w:hint="eastAsia"/>
                  <w:sz w:val="24"/>
                  <w:szCs w:val="24"/>
                  <w:lang w:eastAsia="zh-TW"/>
                </w:rPr>
                <w:delText>多謝貴公司支持中信銀行</w:delText>
              </w:r>
              <w:r w:rsidR="00EF2F49" w:rsidRPr="003606DA" w:rsidDel="008E6AC6">
                <w:rPr>
                  <w:rFonts w:ascii="微软雅黑" w:eastAsia="微软雅黑" w:hAnsi="微软雅黑" w:cs="Arial" w:hint="eastAsia"/>
                  <w:sz w:val="24"/>
                  <w:szCs w:val="24"/>
                  <w:lang w:eastAsia="zh-TW"/>
                </w:rPr>
                <w:delText>(</w:delText>
              </w:r>
              <w:r w:rsidRPr="003606DA" w:rsidDel="008E6AC6">
                <w:rPr>
                  <w:rFonts w:ascii="微软雅黑" w:eastAsia="微软雅黑" w:hAnsi="微软雅黑" w:cs="Arial" w:hint="eastAsia"/>
                  <w:sz w:val="24"/>
                  <w:szCs w:val="24"/>
                  <w:lang w:eastAsia="zh-TW"/>
                </w:rPr>
                <w:delText>國際</w:delText>
              </w:r>
              <w:r w:rsidR="00EF2F49" w:rsidRPr="003606DA" w:rsidDel="008E6AC6">
                <w:rPr>
                  <w:rFonts w:ascii="微软雅黑" w:eastAsia="微软雅黑" w:hAnsi="微软雅黑" w:cs="Arial" w:hint="eastAsia"/>
                  <w:sz w:val="24"/>
                  <w:szCs w:val="24"/>
                  <w:lang w:eastAsia="zh-TW"/>
                </w:rPr>
                <w:delText>)</w:delText>
              </w:r>
              <w:r w:rsidRPr="003606DA" w:rsidDel="008E6AC6">
                <w:rPr>
                  <w:rFonts w:ascii="微软雅黑" w:eastAsia="微软雅黑" w:hAnsi="微软雅黑" w:cs="Arial" w:hint="eastAsia"/>
                  <w:sz w:val="24"/>
                  <w:szCs w:val="24"/>
                  <w:lang w:eastAsia="zh-TW"/>
                </w:rPr>
                <w:delText>有限公司</w:delText>
              </w:r>
              <w:r w:rsidR="00BD3B60" w:rsidDel="008E6AC6">
                <w:rPr>
                  <w:rFonts w:ascii="PMingLiU" w:eastAsia="PMingLiU" w:hAnsi="PMingLiU" w:cs="Arial" w:hint="eastAsia"/>
                  <w:sz w:val="24"/>
                  <w:szCs w:val="24"/>
                  <w:lang w:eastAsia="zh-HK"/>
                </w:rPr>
                <w:delText>。</w:delText>
              </w:r>
            </w:del>
            <w:r w:rsidRPr="003606DA">
              <w:rPr>
                <w:rFonts w:ascii="微软雅黑" w:eastAsia="微软雅黑" w:hAnsi="微软雅黑" w:cs="Arial" w:hint="eastAsia"/>
                <w:sz w:val="24"/>
                <w:szCs w:val="24"/>
                <w:lang w:eastAsia="zh-TW"/>
              </w:rPr>
              <w:t>我們已收到貴公司的商業戶口開戶會面預約</w:t>
            </w:r>
            <w:r w:rsidR="00D83C07" w:rsidRPr="003606DA">
              <w:rPr>
                <w:rFonts w:ascii="微软雅黑" w:eastAsia="微软雅黑" w:hAnsi="微软雅黑" w:cs="Arial" w:hint="eastAsia"/>
                <w:sz w:val="24"/>
                <w:szCs w:val="24"/>
                <w:lang w:eastAsia="zh-TW"/>
              </w:rPr>
              <w:t>要求</w:t>
            </w:r>
            <w:r w:rsidRPr="003606DA">
              <w:rPr>
                <w:rFonts w:ascii="微软雅黑" w:eastAsia="微软雅黑" w:hAnsi="微软雅黑" w:cs="Arial" w:hint="eastAsia"/>
                <w:sz w:val="24"/>
                <w:szCs w:val="24"/>
                <w:lang w:eastAsia="zh-TW"/>
              </w:rPr>
              <w:t>，並</w:t>
            </w:r>
            <w:r w:rsidR="00C46D36" w:rsidRPr="003606DA">
              <w:rPr>
                <w:rFonts w:ascii="微软雅黑" w:eastAsia="微软雅黑" w:hAnsi="微软雅黑" w:cs="Arial" w:hint="eastAsia"/>
                <w:sz w:val="24"/>
                <w:szCs w:val="24"/>
                <w:lang w:eastAsia="zh-TW"/>
              </w:rPr>
              <w:t>將</w:t>
            </w:r>
            <w:r w:rsidRPr="003606DA">
              <w:rPr>
                <w:rFonts w:ascii="微软雅黑" w:eastAsia="微软雅黑" w:hAnsi="微软雅黑" w:cs="Arial" w:hint="eastAsia"/>
                <w:sz w:val="24"/>
                <w:szCs w:val="24"/>
                <w:lang w:eastAsia="zh-TW"/>
              </w:rPr>
              <w:t>於</w:t>
            </w:r>
            <w:r w:rsidR="00C46D36" w:rsidRPr="003606DA">
              <w:rPr>
                <w:rFonts w:ascii="微软雅黑" w:eastAsia="微软雅黑" w:hAnsi="微软雅黑" w:cs="Arial"/>
                <w:sz w:val="24"/>
                <w:szCs w:val="24"/>
                <w:lang w:val="en-HK" w:eastAsia="zh-TW"/>
              </w:rPr>
              <w:t>5</w:t>
            </w:r>
            <w:r w:rsidRPr="003606DA">
              <w:rPr>
                <w:rFonts w:ascii="微软雅黑" w:eastAsia="微软雅黑" w:hAnsi="微软雅黑" w:cs="Arial" w:hint="eastAsia"/>
                <w:sz w:val="24"/>
                <w:szCs w:val="24"/>
                <w:lang w:eastAsia="zh-TW"/>
              </w:rPr>
              <w:t>個工作天內聯絡貴公司</w:t>
            </w:r>
            <w:r w:rsidR="001C7409" w:rsidRPr="003606DA">
              <w:rPr>
                <w:rFonts w:ascii="微软雅黑" w:eastAsia="微软雅黑" w:hAnsi="微软雅黑" w:cs="Arial" w:hint="eastAsia"/>
                <w:sz w:val="24"/>
                <w:szCs w:val="24"/>
                <w:lang w:eastAsia="zh-TW"/>
              </w:rPr>
              <w:t>關於</w:t>
            </w:r>
            <w:r w:rsidRPr="003606DA">
              <w:rPr>
                <w:rFonts w:ascii="微软雅黑" w:eastAsia="微软雅黑" w:hAnsi="微软雅黑" w:cs="Arial" w:hint="eastAsia"/>
                <w:sz w:val="24"/>
                <w:szCs w:val="24"/>
                <w:lang w:eastAsia="zh-TW"/>
              </w:rPr>
              <w:t>會面</w:t>
            </w:r>
            <w:r w:rsidR="00D83C07" w:rsidRPr="003606DA">
              <w:rPr>
                <w:rFonts w:ascii="微软雅黑" w:eastAsia="微软雅黑" w:hAnsi="微软雅黑" w:cs="Arial" w:hint="eastAsia"/>
                <w:sz w:val="24"/>
                <w:szCs w:val="24"/>
                <w:lang w:eastAsia="zh-TW"/>
              </w:rPr>
              <w:t>事宜</w:t>
            </w:r>
            <w:r w:rsidR="00BD3B60">
              <w:rPr>
                <w:rFonts w:ascii="PMingLiU" w:eastAsia="PMingLiU" w:hAnsi="PMingLiU" w:cs="Arial" w:hint="eastAsia"/>
                <w:sz w:val="24"/>
                <w:szCs w:val="24"/>
                <w:lang w:eastAsia="zh-HK"/>
              </w:rPr>
              <w:t>。</w:t>
            </w:r>
            <w:r w:rsidRPr="003606DA">
              <w:rPr>
                <w:rFonts w:ascii="微软雅黑" w:eastAsia="微软雅黑" w:hAnsi="微软雅黑" w:cs="Arial" w:hint="eastAsia"/>
                <w:sz w:val="24"/>
                <w:szCs w:val="24"/>
                <w:lang w:eastAsia="zh-TW"/>
              </w:rPr>
              <w:t>我們期待為貴公司服務！</w:t>
            </w:r>
          </w:p>
          <w:p w14:paraId="1DD02DFF" w14:textId="568157B7" w:rsidR="00705C2D" w:rsidRDefault="00705C2D" w:rsidP="00AA7047">
            <w:pPr>
              <w:rPr>
                <w:ins w:id="68" w:author="Jason H S Sit" w:date="2021-01-28T13:04:00Z"/>
                <w:rFonts w:ascii="微软雅黑" w:eastAsia="PMingLiU" w:hAnsi="微软雅黑" w:cs="Arial"/>
                <w:sz w:val="24"/>
                <w:szCs w:val="24"/>
                <w:lang w:eastAsia="zh-TW"/>
              </w:rPr>
            </w:pPr>
          </w:p>
          <w:p w14:paraId="49256793" w14:textId="77777777" w:rsidR="00705C2D" w:rsidRPr="003606DA" w:rsidRDefault="00705C2D" w:rsidP="00705C2D">
            <w:pPr>
              <w:rPr>
                <w:ins w:id="69" w:author="Jason H S Sit" w:date="2021-01-28T13:04:00Z"/>
                <w:rFonts w:ascii="微软雅黑" w:eastAsia="微软雅黑" w:hAnsi="微软雅黑" w:cs="Arial"/>
                <w:sz w:val="24"/>
                <w:szCs w:val="24"/>
                <w:lang w:eastAsia="zh-TW"/>
              </w:rPr>
            </w:pPr>
            <w:ins w:id="70" w:author="Jason H S Sit" w:date="2021-01-28T13:04:00Z">
              <w:r w:rsidRPr="003606DA">
                <w:rPr>
                  <w:rFonts w:ascii="微软雅黑" w:eastAsia="微软雅黑" w:hAnsi="微软雅黑" w:cs="Arial" w:hint="eastAsia"/>
                  <w:sz w:val="24"/>
                  <w:szCs w:val="24"/>
                  <w:lang w:eastAsia="zh-TW"/>
                </w:rPr>
                <w:t xml:space="preserve">你的參考編號： </w:t>
              </w:r>
            </w:ins>
          </w:p>
          <w:p w14:paraId="3B035AEE" w14:textId="77777777" w:rsidR="00705C2D" w:rsidRPr="003606DA" w:rsidRDefault="00705C2D" w:rsidP="00705C2D">
            <w:pPr>
              <w:rPr>
                <w:ins w:id="71" w:author="Jason H S Sit" w:date="2021-01-28T13:04:00Z"/>
                <w:rFonts w:ascii="微软雅黑" w:eastAsia="微软雅黑" w:hAnsi="微软雅黑" w:cs="Arial"/>
                <w:sz w:val="24"/>
                <w:szCs w:val="24"/>
                <w:lang w:eastAsia="zh-TW"/>
              </w:rPr>
            </w:pPr>
            <w:ins w:id="72" w:author="Jason H S Sit" w:date="2021-01-28T13:04:00Z">
              <w:r w:rsidRPr="003606DA">
                <w:rPr>
                  <w:rFonts w:ascii="微软雅黑" w:eastAsia="微软雅黑" w:hAnsi="微软雅黑" w:cs="Arial" w:hint="eastAsia"/>
                  <w:sz w:val="24"/>
                  <w:szCs w:val="24"/>
                  <w:lang w:eastAsia="zh-TW"/>
                </w:rPr>
                <w:t>A202101061754496</w:t>
              </w:r>
            </w:ins>
          </w:p>
          <w:p w14:paraId="3B0EFDA5" w14:textId="77777777" w:rsidR="00705C2D" w:rsidRPr="00705C2D" w:rsidRDefault="00705C2D" w:rsidP="00AA7047">
            <w:pPr>
              <w:rPr>
                <w:rFonts w:ascii="微软雅黑" w:eastAsia="PMingLiU" w:hAnsi="微软雅黑" w:cs="Arial" w:hint="eastAsia"/>
                <w:sz w:val="24"/>
                <w:szCs w:val="24"/>
                <w:lang w:eastAsia="zh-TW"/>
                <w:rPrChange w:id="73" w:author="Jason H S Sit" w:date="2021-01-28T13:04:00Z">
                  <w:rPr>
                    <w:rFonts w:ascii="微软雅黑" w:eastAsia="微软雅黑" w:hAnsi="微软雅黑" w:cs="Arial"/>
                    <w:sz w:val="24"/>
                    <w:szCs w:val="24"/>
                    <w:lang w:eastAsia="zh-TW"/>
                  </w:rPr>
                </w:rPrChange>
              </w:rPr>
            </w:pPr>
          </w:p>
          <w:p w14:paraId="35EA02B5" w14:textId="77777777" w:rsidR="00AA7047" w:rsidRPr="003606DA" w:rsidRDefault="00AA7047" w:rsidP="00AA7047">
            <w:pPr>
              <w:rPr>
                <w:rFonts w:ascii="微软雅黑" w:eastAsia="微软雅黑" w:hAnsi="微软雅黑" w:cs="Arial"/>
                <w:sz w:val="24"/>
                <w:szCs w:val="24"/>
                <w:lang w:eastAsia="zh-TW"/>
              </w:rPr>
            </w:pPr>
          </w:p>
          <w:p w14:paraId="6D76A74D" w14:textId="77777777" w:rsidR="00AA7047" w:rsidRPr="00BD3B60" w:rsidRDefault="00AA7047" w:rsidP="00AA7047">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如有查詢，請致電本行客戶服務熱線</w:t>
            </w:r>
            <w:r w:rsidRPr="003606DA">
              <w:rPr>
                <w:rFonts w:ascii="微软雅黑" w:eastAsia="微软雅黑" w:hAnsi="微软雅黑" w:cs="Arial" w:hint="eastAsia"/>
                <w:sz w:val="24"/>
                <w:szCs w:val="24"/>
                <w:vertAlign w:val="superscript"/>
                <w:lang w:eastAsia="zh-TW"/>
              </w:rPr>
              <w:t>1</w:t>
            </w:r>
            <w:r w:rsidRPr="003606DA">
              <w:rPr>
                <w:rFonts w:ascii="微软雅黑" w:eastAsia="微软雅黑" w:hAnsi="微软雅黑" w:cs="Arial" w:hint="eastAsia"/>
                <w:sz w:val="24"/>
                <w:szCs w:val="24"/>
                <w:lang w:eastAsia="zh-TW"/>
              </w:rPr>
              <w:t xml:space="preserve"> (852) 2287 6868</w:t>
            </w:r>
            <w:r w:rsidR="00BD3B60">
              <w:rPr>
                <w:rFonts w:ascii="PMingLiU" w:eastAsia="PMingLiU" w:hAnsi="PMingLiU" w:cs="Arial" w:hint="eastAsia"/>
                <w:sz w:val="24"/>
                <w:szCs w:val="24"/>
                <w:lang w:eastAsia="zh-HK"/>
              </w:rPr>
              <w:t>。</w:t>
            </w:r>
          </w:p>
          <w:p w14:paraId="7BFD3519" w14:textId="77777777" w:rsidR="00AA7047" w:rsidRPr="003606DA" w:rsidRDefault="00AA7047" w:rsidP="00AA7047">
            <w:pPr>
              <w:rPr>
                <w:rFonts w:ascii="微软雅黑" w:eastAsia="微软雅黑" w:hAnsi="微软雅黑" w:cs="Arial"/>
                <w:sz w:val="24"/>
                <w:szCs w:val="24"/>
                <w:lang w:eastAsia="zh-TW"/>
              </w:rPr>
            </w:pPr>
          </w:p>
          <w:p w14:paraId="3BEAF14D" w14:textId="77777777" w:rsidR="00AA7047" w:rsidRPr="003606DA" w:rsidRDefault="00AA7047" w:rsidP="00AA7047">
            <w:pPr>
              <w:rPr>
                <w:rFonts w:ascii="微软雅黑" w:eastAsia="微软雅黑" w:hAnsi="微软雅黑" w:cs="Arial"/>
                <w:sz w:val="24"/>
                <w:szCs w:val="24"/>
                <w:lang w:eastAsia="zh-TW"/>
              </w:rPr>
            </w:pPr>
          </w:p>
          <w:p w14:paraId="3F37DC22" w14:textId="77777777" w:rsidR="0018403C" w:rsidRPr="00BD3B60" w:rsidRDefault="00AA7047" w:rsidP="00AA7047">
            <w:pPr>
              <w:rPr>
                <w:rFonts w:ascii="微软雅黑" w:eastAsia="PMingLiU" w:hAnsi="微软雅黑" w:cs="Arial"/>
                <w:sz w:val="24"/>
                <w:szCs w:val="24"/>
                <w:lang w:eastAsia="zh-TW"/>
              </w:rPr>
            </w:pPr>
            <w:r w:rsidRPr="003606DA">
              <w:rPr>
                <w:rFonts w:ascii="微软雅黑" w:eastAsia="微软雅黑" w:hAnsi="微软雅黑" w:cs="Arial" w:hint="eastAsia"/>
                <w:sz w:val="24"/>
                <w:szCs w:val="24"/>
                <w:vertAlign w:val="superscript"/>
                <w:lang w:eastAsia="zh-TW"/>
              </w:rPr>
              <w:t>1</w:t>
            </w:r>
            <w:r w:rsidRPr="003606DA">
              <w:rPr>
                <w:rFonts w:ascii="微软雅黑" w:eastAsia="微软雅黑" w:hAnsi="微软雅黑" w:cs="Arial" w:hint="eastAsia"/>
                <w:sz w:val="24"/>
                <w:szCs w:val="24"/>
                <w:lang w:eastAsia="zh-TW"/>
              </w:rPr>
              <w:t xml:space="preserve"> 客戶服務熱線服務時間：星期一至五上午9時至晚上8時；星期六早上9時至晚上6時；星期日及公眾假期休息</w:t>
            </w:r>
            <w:r w:rsidR="00BD3B60">
              <w:rPr>
                <w:rFonts w:ascii="PMingLiU" w:eastAsia="PMingLiU" w:hAnsi="PMingLiU" w:cs="Arial" w:hint="eastAsia"/>
                <w:sz w:val="24"/>
                <w:szCs w:val="24"/>
                <w:lang w:eastAsia="zh-HK"/>
              </w:rPr>
              <w:t>。</w:t>
            </w:r>
          </w:p>
        </w:tc>
        <w:tc>
          <w:tcPr>
            <w:tcW w:w="514" w:type="dxa"/>
          </w:tcPr>
          <w:p w14:paraId="583C4A58" w14:textId="6C221BC1" w:rsidR="00705C2D" w:rsidRDefault="00705C2D" w:rsidP="00AA7047">
            <w:pPr>
              <w:shd w:val="clear" w:color="auto" w:fill="FFFFFF"/>
              <w:spacing w:line="270" w:lineRule="atLeast"/>
              <w:rPr>
                <w:ins w:id="74" w:author="Jason H S Sit" w:date="2021-01-28T13:03:00Z"/>
                <w:rFonts w:ascii="微软雅黑" w:eastAsia="微软雅黑" w:hAnsi="微软雅黑" w:cs="Arial"/>
                <w:sz w:val="24"/>
                <w:szCs w:val="24"/>
              </w:rPr>
            </w:pPr>
            <w:ins w:id="75" w:author="Jason H S Sit" w:date="2021-01-28T13:03:00Z">
              <w:r w:rsidRPr="00705C2D">
                <w:rPr>
                  <w:rFonts w:ascii="微软雅黑" w:eastAsia="微软雅黑" w:hAnsi="微软雅黑" w:cs="Arial" w:hint="eastAsia"/>
                  <w:sz w:val="24"/>
                  <w:szCs w:val="24"/>
                </w:rPr>
                <w:t>多谢使用</w:t>
              </w:r>
            </w:ins>
            <w:ins w:id="76" w:author="Jason H S Sit" w:date="2021-01-28T13:04:00Z">
              <w:r w:rsidRPr="00705C2D">
                <w:rPr>
                  <w:rFonts w:ascii="微软雅黑" w:eastAsia="微软雅黑" w:hAnsi="微软雅黑" w:cs="Arial" w:hint="eastAsia"/>
                  <w:sz w:val="24"/>
                  <w:szCs w:val="24"/>
                </w:rPr>
                <w:t>商业户口开户会面预约服务</w:t>
              </w:r>
            </w:ins>
          </w:p>
          <w:p w14:paraId="52312763" w14:textId="77777777" w:rsidR="00705C2D" w:rsidRDefault="00705C2D" w:rsidP="00AA7047">
            <w:pPr>
              <w:shd w:val="clear" w:color="auto" w:fill="FFFFFF"/>
              <w:spacing w:line="270" w:lineRule="atLeast"/>
              <w:rPr>
                <w:ins w:id="77" w:author="Jason H S Sit" w:date="2021-01-28T13:03:00Z"/>
                <w:rFonts w:ascii="微软雅黑" w:eastAsia="微软雅黑" w:hAnsi="微软雅黑" w:cs="Arial"/>
                <w:sz w:val="24"/>
                <w:szCs w:val="24"/>
              </w:rPr>
            </w:pPr>
          </w:p>
          <w:p w14:paraId="5D04D0ED" w14:textId="36C030B5" w:rsidR="00AA7047" w:rsidRPr="003606DA" w:rsidDel="00705C2D" w:rsidRDefault="00EF2F49" w:rsidP="00AA7047">
            <w:pPr>
              <w:shd w:val="clear" w:color="auto" w:fill="FFFFFF"/>
              <w:spacing w:line="270" w:lineRule="atLeast"/>
              <w:rPr>
                <w:del w:id="78" w:author="Jason H S Sit" w:date="2021-01-28T13:03:00Z"/>
                <w:rFonts w:ascii="微软雅黑" w:eastAsia="微软雅黑" w:hAnsi="微软雅黑" w:cs="微软雅黑"/>
                <w:color w:val="333333"/>
                <w:sz w:val="24"/>
                <w:szCs w:val="24"/>
              </w:rPr>
            </w:pPr>
            <w:del w:id="79" w:author="Jason H S Sit" w:date="2021-01-28T13:03:00Z">
              <w:r w:rsidRPr="003606DA" w:rsidDel="00705C2D">
                <w:rPr>
                  <w:rFonts w:ascii="微软雅黑" w:eastAsia="微软雅黑" w:hAnsi="微软雅黑" w:cs="Arial" w:hint="eastAsia"/>
                  <w:sz w:val="24"/>
                  <w:szCs w:val="24"/>
                </w:rPr>
                <w:delText>你</w:delText>
              </w:r>
              <w:r w:rsidR="00AA7047" w:rsidRPr="003606DA" w:rsidDel="00705C2D">
                <w:rPr>
                  <w:rFonts w:ascii="微软雅黑" w:eastAsia="微软雅黑" w:hAnsi="微软雅黑" w:cs="微软雅黑" w:hint="eastAsia"/>
                  <w:color w:val="333333"/>
                  <w:sz w:val="24"/>
                  <w:szCs w:val="24"/>
                </w:rPr>
                <w:delText>的参考编号：</w:delText>
              </w:r>
            </w:del>
          </w:p>
          <w:p w14:paraId="1CD0065E" w14:textId="153FFD10" w:rsidR="00AA7047" w:rsidRPr="003606DA" w:rsidDel="00705C2D" w:rsidRDefault="00AA7047" w:rsidP="00AA7047">
            <w:pPr>
              <w:shd w:val="clear" w:color="auto" w:fill="FFFFFF"/>
              <w:spacing w:line="270" w:lineRule="atLeast"/>
              <w:rPr>
                <w:del w:id="80" w:author="Jason H S Sit" w:date="2021-01-28T13:03:00Z"/>
                <w:rFonts w:ascii="微软雅黑" w:eastAsia="微软雅黑" w:hAnsi="微软雅黑" w:cs="Times New Roman"/>
                <w:color w:val="333333"/>
                <w:sz w:val="24"/>
                <w:szCs w:val="24"/>
              </w:rPr>
            </w:pPr>
            <w:del w:id="81" w:author="Jason H S Sit" w:date="2021-01-28T13:03:00Z">
              <w:r w:rsidRPr="003606DA" w:rsidDel="00705C2D">
                <w:rPr>
                  <w:rFonts w:ascii="微软雅黑" w:eastAsia="微软雅黑" w:hAnsi="微软雅黑" w:cs="Times New Roman" w:hint="eastAsia"/>
                  <w:color w:val="333333"/>
                  <w:sz w:val="24"/>
                  <w:szCs w:val="24"/>
                </w:rPr>
                <w:delText>A202101061756427</w:delText>
              </w:r>
            </w:del>
          </w:p>
          <w:p w14:paraId="7390F7B2" w14:textId="77777777" w:rsidR="00AA7047" w:rsidRPr="003606DA" w:rsidRDefault="00AA7047" w:rsidP="00AA7047">
            <w:pPr>
              <w:shd w:val="clear" w:color="auto" w:fill="FFFFFF"/>
              <w:spacing w:line="270" w:lineRule="atLeast"/>
              <w:rPr>
                <w:rFonts w:ascii="微软雅黑" w:eastAsia="微软雅黑" w:hAnsi="微软雅黑" w:cs="微软雅黑"/>
                <w:color w:val="333333"/>
                <w:sz w:val="24"/>
                <w:szCs w:val="24"/>
              </w:rPr>
            </w:pPr>
          </w:p>
          <w:p w14:paraId="1B7B66AC" w14:textId="61F1A26E" w:rsidR="00AA7047" w:rsidRDefault="00AA7047" w:rsidP="00AA7047">
            <w:pPr>
              <w:shd w:val="clear" w:color="auto" w:fill="FFFFFF"/>
              <w:spacing w:line="270" w:lineRule="atLeast"/>
              <w:rPr>
                <w:ins w:id="82" w:author="Jason H S Sit" w:date="2021-01-28T13:03:00Z"/>
                <w:rFonts w:ascii="微软雅黑" w:eastAsia="微软雅黑" w:hAnsi="微软雅黑" w:cs="微软雅黑"/>
                <w:color w:val="333333"/>
                <w:sz w:val="24"/>
                <w:szCs w:val="24"/>
              </w:rPr>
            </w:pPr>
            <w:bookmarkStart w:id="83" w:name="_GoBack"/>
            <w:bookmarkEnd w:id="83"/>
            <w:del w:id="84" w:author="Jason H S Sit" w:date="2021-01-28T13:05:00Z">
              <w:r w:rsidRPr="003606DA" w:rsidDel="008E6AC6">
                <w:rPr>
                  <w:rFonts w:ascii="微软雅黑" w:eastAsia="微软雅黑" w:hAnsi="微软雅黑" w:cs="微软雅黑" w:hint="eastAsia"/>
                  <w:color w:val="333333"/>
                  <w:sz w:val="24"/>
                  <w:szCs w:val="24"/>
                </w:rPr>
                <w:delText>多谢贵公司支持中信银行</w:delText>
              </w:r>
              <w:r w:rsidR="00EF2F49" w:rsidRPr="003606DA" w:rsidDel="008E6AC6">
                <w:rPr>
                  <w:rFonts w:ascii="微软雅黑" w:eastAsia="微软雅黑" w:hAnsi="微软雅黑" w:cs="微软雅黑" w:hint="eastAsia"/>
                  <w:color w:val="333333"/>
                  <w:sz w:val="24"/>
                  <w:szCs w:val="24"/>
                </w:rPr>
                <w:delText>(</w:delText>
              </w:r>
              <w:r w:rsidRPr="003606DA" w:rsidDel="008E6AC6">
                <w:rPr>
                  <w:rFonts w:ascii="微软雅黑" w:eastAsia="微软雅黑" w:hAnsi="微软雅黑" w:cs="微软雅黑" w:hint="eastAsia"/>
                  <w:color w:val="333333"/>
                  <w:sz w:val="24"/>
                  <w:szCs w:val="24"/>
                </w:rPr>
                <w:delText>国际</w:delText>
              </w:r>
              <w:r w:rsidR="00EF2F49" w:rsidRPr="003606DA" w:rsidDel="008E6AC6">
                <w:rPr>
                  <w:rFonts w:ascii="微软雅黑" w:eastAsia="微软雅黑" w:hAnsi="微软雅黑" w:cs="微软雅黑" w:hint="eastAsia"/>
                  <w:color w:val="333333"/>
                  <w:sz w:val="24"/>
                  <w:szCs w:val="24"/>
                </w:rPr>
                <w:delText>)</w:delText>
              </w:r>
              <w:r w:rsidRPr="003606DA" w:rsidDel="008E6AC6">
                <w:rPr>
                  <w:rFonts w:ascii="微软雅黑" w:eastAsia="微软雅黑" w:hAnsi="微软雅黑" w:cs="微软雅黑" w:hint="eastAsia"/>
                  <w:color w:val="333333"/>
                  <w:sz w:val="24"/>
                  <w:szCs w:val="24"/>
                </w:rPr>
                <w:delText>有限公司</w:delText>
              </w:r>
              <w:r w:rsidR="00BD3B60" w:rsidDel="008E6AC6">
                <w:rPr>
                  <w:rFonts w:ascii="PMingLiU" w:eastAsia="PMingLiU" w:hAnsi="PMingLiU" w:cs="Arial" w:hint="eastAsia"/>
                  <w:sz w:val="24"/>
                  <w:szCs w:val="24"/>
                  <w:lang w:eastAsia="zh-HK"/>
                </w:rPr>
                <w:delText>。</w:delText>
              </w:r>
            </w:del>
            <w:r w:rsidRPr="003606DA">
              <w:rPr>
                <w:rFonts w:ascii="微软雅黑" w:eastAsia="微软雅黑" w:hAnsi="微软雅黑" w:cs="微软雅黑" w:hint="eastAsia"/>
                <w:color w:val="333333"/>
                <w:sz w:val="24"/>
                <w:szCs w:val="24"/>
              </w:rPr>
              <w:t>我们已收到贵公司的商业户口开户会面预约</w:t>
            </w:r>
            <w:r w:rsidR="00D83C07" w:rsidRPr="003606DA">
              <w:rPr>
                <w:rFonts w:ascii="微软雅黑" w:eastAsia="微软雅黑" w:hAnsi="微软雅黑" w:cs="微软雅黑" w:hint="eastAsia"/>
                <w:color w:val="333333"/>
                <w:sz w:val="24"/>
                <w:szCs w:val="24"/>
              </w:rPr>
              <w:t>要求</w:t>
            </w:r>
            <w:r w:rsidRPr="003606DA">
              <w:rPr>
                <w:rFonts w:ascii="微软雅黑" w:eastAsia="微软雅黑" w:hAnsi="微软雅黑" w:cs="微软雅黑" w:hint="eastAsia"/>
                <w:color w:val="333333"/>
                <w:sz w:val="24"/>
                <w:szCs w:val="24"/>
              </w:rPr>
              <w:t>，并</w:t>
            </w:r>
            <w:r w:rsidR="00142F47" w:rsidRPr="003606DA">
              <w:rPr>
                <w:rFonts w:ascii="微软雅黑" w:eastAsia="微软雅黑" w:hAnsi="微软雅黑" w:cs="微软雅黑" w:hint="eastAsia"/>
                <w:color w:val="333333"/>
                <w:sz w:val="24"/>
                <w:szCs w:val="24"/>
              </w:rPr>
              <w:t>将</w:t>
            </w:r>
            <w:r w:rsidRPr="003606DA">
              <w:rPr>
                <w:rFonts w:ascii="微软雅黑" w:eastAsia="微软雅黑" w:hAnsi="微软雅黑" w:cs="微软雅黑" w:hint="eastAsia"/>
                <w:color w:val="333333"/>
                <w:sz w:val="24"/>
                <w:szCs w:val="24"/>
              </w:rPr>
              <w:t>于</w:t>
            </w:r>
            <w:r w:rsidR="00142F47" w:rsidRPr="003606DA">
              <w:rPr>
                <w:rFonts w:ascii="微软雅黑" w:eastAsia="微软雅黑" w:hAnsi="微软雅黑" w:cs="微软雅黑"/>
                <w:color w:val="333333"/>
                <w:sz w:val="24"/>
                <w:szCs w:val="24"/>
                <w:lang w:val="en-HK"/>
              </w:rPr>
              <w:t>5</w:t>
            </w:r>
            <w:r w:rsidRPr="003606DA">
              <w:rPr>
                <w:rFonts w:ascii="微软雅黑" w:eastAsia="微软雅黑" w:hAnsi="微软雅黑" w:cs="微软雅黑" w:hint="eastAsia"/>
                <w:color w:val="333333"/>
                <w:sz w:val="24"/>
                <w:szCs w:val="24"/>
              </w:rPr>
              <w:t>个工作天内联络贵公司</w:t>
            </w:r>
            <w:r w:rsidR="001C7409" w:rsidRPr="003606DA">
              <w:rPr>
                <w:rFonts w:ascii="微软雅黑" w:eastAsia="微软雅黑" w:hAnsi="微软雅黑" w:cs="微软雅黑" w:hint="eastAsia"/>
                <w:color w:val="333333"/>
                <w:sz w:val="24"/>
                <w:szCs w:val="24"/>
              </w:rPr>
              <w:t>关于</w:t>
            </w:r>
            <w:r w:rsidRPr="003606DA">
              <w:rPr>
                <w:rFonts w:ascii="微软雅黑" w:eastAsia="微软雅黑" w:hAnsi="微软雅黑" w:cs="微软雅黑" w:hint="eastAsia"/>
                <w:color w:val="333333"/>
                <w:sz w:val="24"/>
                <w:szCs w:val="24"/>
              </w:rPr>
              <w:t>会面</w:t>
            </w:r>
            <w:r w:rsidR="00D83C07" w:rsidRPr="003606DA">
              <w:rPr>
                <w:rFonts w:ascii="微软雅黑" w:eastAsia="微软雅黑" w:hAnsi="微软雅黑" w:cs="微软雅黑" w:hint="eastAsia"/>
                <w:color w:val="333333"/>
                <w:sz w:val="24"/>
                <w:szCs w:val="24"/>
              </w:rPr>
              <w:t>事宜</w:t>
            </w:r>
            <w:r w:rsidR="00BD3B60">
              <w:rPr>
                <w:rFonts w:ascii="PMingLiU" w:eastAsia="PMingLiU" w:hAnsi="PMingLiU" w:cs="Arial" w:hint="eastAsia"/>
                <w:sz w:val="24"/>
                <w:szCs w:val="24"/>
                <w:lang w:eastAsia="zh-HK"/>
              </w:rPr>
              <w:t>。</w:t>
            </w:r>
            <w:r w:rsidRPr="003606DA">
              <w:rPr>
                <w:rFonts w:ascii="微软雅黑" w:eastAsia="微软雅黑" w:hAnsi="微软雅黑" w:cs="微软雅黑" w:hint="eastAsia"/>
                <w:color w:val="333333"/>
                <w:sz w:val="24"/>
                <w:szCs w:val="24"/>
              </w:rPr>
              <w:t>我们期待为贵公司服务！</w:t>
            </w:r>
          </w:p>
          <w:p w14:paraId="5C9B8AB3" w14:textId="5624EBDD" w:rsidR="00705C2D" w:rsidRDefault="00705C2D" w:rsidP="00AA7047">
            <w:pPr>
              <w:shd w:val="clear" w:color="auto" w:fill="FFFFFF"/>
              <w:spacing w:line="270" w:lineRule="atLeast"/>
              <w:rPr>
                <w:ins w:id="85" w:author="Jason H S Sit" w:date="2021-01-28T13:03:00Z"/>
                <w:rFonts w:ascii="微软雅黑" w:eastAsia="微软雅黑" w:hAnsi="微软雅黑" w:cs="微软雅黑"/>
                <w:color w:val="333333"/>
                <w:sz w:val="24"/>
                <w:szCs w:val="24"/>
              </w:rPr>
            </w:pPr>
          </w:p>
          <w:p w14:paraId="0788F2DE" w14:textId="77777777" w:rsidR="00705C2D" w:rsidRPr="003606DA" w:rsidRDefault="00705C2D" w:rsidP="00705C2D">
            <w:pPr>
              <w:shd w:val="clear" w:color="auto" w:fill="FFFFFF"/>
              <w:spacing w:line="270" w:lineRule="atLeast"/>
              <w:rPr>
                <w:ins w:id="86" w:author="Jason H S Sit" w:date="2021-01-28T13:03:00Z"/>
                <w:rFonts w:ascii="微软雅黑" w:eastAsia="微软雅黑" w:hAnsi="微软雅黑" w:cs="微软雅黑"/>
                <w:color w:val="333333"/>
                <w:sz w:val="24"/>
                <w:szCs w:val="24"/>
              </w:rPr>
            </w:pPr>
            <w:ins w:id="87" w:author="Jason H S Sit" w:date="2021-01-28T13:03:00Z">
              <w:r w:rsidRPr="003606DA">
                <w:rPr>
                  <w:rFonts w:ascii="微软雅黑" w:eastAsia="微软雅黑" w:hAnsi="微软雅黑" w:cs="Arial" w:hint="eastAsia"/>
                  <w:sz w:val="24"/>
                  <w:szCs w:val="24"/>
                </w:rPr>
                <w:t>你</w:t>
              </w:r>
              <w:r w:rsidRPr="003606DA">
                <w:rPr>
                  <w:rFonts w:ascii="微软雅黑" w:eastAsia="微软雅黑" w:hAnsi="微软雅黑" w:cs="微软雅黑" w:hint="eastAsia"/>
                  <w:color w:val="333333"/>
                  <w:sz w:val="24"/>
                  <w:szCs w:val="24"/>
                </w:rPr>
                <w:t>的参考编号：</w:t>
              </w:r>
            </w:ins>
          </w:p>
          <w:p w14:paraId="2BD9F469" w14:textId="77777777" w:rsidR="00705C2D" w:rsidRPr="003606DA" w:rsidRDefault="00705C2D" w:rsidP="00705C2D">
            <w:pPr>
              <w:shd w:val="clear" w:color="auto" w:fill="FFFFFF"/>
              <w:spacing w:line="270" w:lineRule="atLeast"/>
              <w:rPr>
                <w:ins w:id="88" w:author="Jason H S Sit" w:date="2021-01-28T13:03:00Z"/>
                <w:rFonts w:ascii="微软雅黑" w:eastAsia="微软雅黑" w:hAnsi="微软雅黑" w:cs="Times New Roman"/>
                <w:color w:val="333333"/>
                <w:sz w:val="24"/>
                <w:szCs w:val="24"/>
              </w:rPr>
            </w:pPr>
            <w:ins w:id="89" w:author="Jason H S Sit" w:date="2021-01-28T13:03:00Z">
              <w:r w:rsidRPr="003606DA">
                <w:rPr>
                  <w:rFonts w:ascii="微软雅黑" w:eastAsia="微软雅黑" w:hAnsi="微软雅黑" w:cs="Times New Roman" w:hint="eastAsia"/>
                  <w:color w:val="333333"/>
                  <w:sz w:val="24"/>
                  <w:szCs w:val="24"/>
                </w:rPr>
                <w:t>A202101061756427</w:t>
              </w:r>
            </w:ins>
          </w:p>
          <w:p w14:paraId="61795A45" w14:textId="77777777" w:rsidR="00705C2D" w:rsidRPr="003606DA" w:rsidRDefault="00705C2D" w:rsidP="00AA7047">
            <w:pPr>
              <w:shd w:val="clear" w:color="auto" w:fill="FFFFFF"/>
              <w:spacing w:line="270" w:lineRule="atLeast"/>
              <w:rPr>
                <w:rFonts w:ascii="微软雅黑" w:eastAsia="微软雅黑" w:hAnsi="微软雅黑" w:cs="微软雅黑" w:hint="eastAsia"/>
                <w:color w:val="333333"/>
                <w:sz w:val="24"/>
                <w:szCs w:val="24"/>
              </w:rPr>
            </w:pPr>
          </w:p>
          <w:p w14:paraId="681E8376" w14:textId="77777777" w:rsidR="00AA7047" w:rsidRPr="003606DA" w:rsidRDefault="00AA7047" w:rsidP="00AA7047">
            <w:pPr>
              <w:shd w:val="clear" w:color="auto" w:fill="FFFFFF"/>
              <w:spacing w:line="270" w:lineRule="atLeast"/>
              <w:rPr>
                <w:rFonts w:ascii="微软雅黑" w:eastAsia="微软雅黑" w:hAnsi="微软雅黑" w:cs="Times New Roman"/>
                <w:color w:val="333333"/>
                <w:sz w:val="24"/>
                <w:szCs w:val="24"/>
              </w:rPr>
            </w:pPr>
          </w:p>
          <w:p w14:paraId="75A641CC" w14:textId="77777777" w:rsidR="00AA7047" w:rsidRPr="003606DA" w:rsidRDefault="00AA7047" w:rsidP="00AA7047">
            <w:pPr>
              <w:shd w:val="clear" w:color="auto" w:fill="FFFFFF"/>
              <w:spacing w:line="270" w:lineRule="atLeast"/>
              <w:rPr>
                <w:rFonts w:ascii="微软雅黑" w:eastAsia="微软雅黑" w:hAnsi="微软雅黑" w:cs="Times New Roman"/>
                <w:color w:val="333333"/>
                <w:sz w:val="24"/>
                <w:szCs w:val="24"/>
              </w:rPr>
            </w:pPr>
            <w:r w:rsidRPr="003606DA">
              <w:rPr>
                <w:rFonts w:ascii="微软雅黑" w:eastAsia="微软雅黑" w:hAnsi="微软雅黑" w:cs="微软雅黑" w:hint="eastAsia"/>
                <w:color w:val="333333"/>
                <w:sz w:val="24"/>
                <w:szCs w:val="24"/>
              </w:rPr>
              <w:t>如有查询，请致电本行客户服务热线</w:t>
            </w:r>
            <w:r w:rsidRPr="003606DA">
              <w:rPr>
                <w:rFonts w:ascii="微软雅黑" w:eastAsia="微软雅黑" w:hAnsi="微软雅黑" w:cs="Times New Roman" w:hint="eastAsia"/>
                <w:color w:val="333333"/>
                <w:sz w:val="24"/>
                <w:szCs w:val="24"/>
                <w:vertAlign w:val="superscript"/>
              </w:rPr>
              <w:t>1</w:t>
            </w:r>
            <w:r w:rsidRPr="003606DA">
              <w:rPr>
                <w:rFonts w:ascii="微软雅黑" w:eastAsia="微软雅黑" w:hAnsi="微软雅黑" w:cs="Times New Roman" w:hint="eastAsia"/>
                <w:color w:val="333333"/>
                <w:sz w:val="24"/>
                <w:szCs w:val="24"/>
              </w:rPr>
              <w:t> (852) 2287 6868</w:t>
            </w:r>
            <w:r w:rsidR="00BD3B60">
              <w:rPr>
                <w:rFonts w:ascii="PMingLiU" w:eastAsia="PMingLiU" w:hAnsi="PMingLiU" w:cs="Arial" w:hint="eastAsia"/>
                <w:sz w:val="24"/>
                <w:szCs w:val="24"/>
                <w:lang w:eastAsia="zh-HK"/>
              </w:rPr>
              <w:t>。</w:t>
            </w:r>
          </w:p>
          <w:p w14:paraId="06371996" w14:textId="77777777" w:rsidR="00AA7047" w:rsidRPr="003606DA" w:rsidRDefault="00AA7047" w:rsidP="00AA7047">
            <w:pPr>
              <w:shd w:val="clear" w:color="auto" w:fill="FFFFFF"/>
              <w:rPr>
                <w:rFonts w:ascii="微软雅黑" w:eastAsia="微软雅黑" w:hAnsi="微软雅黑" w:cs="Times New Roman"/>
                <w:color w:val="333333"/>
                <w:sz w:val="24"/>
                <w:szCs w:val="24"/>
              </w:rPr>
            </w:pPr>
          </w:p>
          <w:p w14:paraId="0ADD4751" w14:textId="77777777" w:rsidR="00AA7047" w:rsidRPr="003606DA" w:rsidRDefault="00AA7047" w:rsidP="00AA7047">
            <w:pPr>
              <w:shd w:val="clear" w:color="auto" w:fill="FFFFFF"/>
              <w:spacing w:line="270" w:lineRule="atLeast"/>
              <w:rPr>
                <w:rFonts w:ascii="微软雅黑" w:eastAsia="微软雅黑" w:hAnsi="微软雅黑" w:cs="Times New Roman"/>
                <w:color w:val="333333"/>
                <w:sz w:val="24"/>
                <w:szCs w:val="24"/>
              </w:rPr>
            </w:pPr>
            <w:r w:rsidRPr="003606DA">
              <w:rPr>
                <w:rFonts w:ascii="微软雅黑" w:eastAsia="微软雅黑" w:hAnsi="微软雅黑" w:cs="Times New Roman" w:hint="eastAsia"/>
                <w:color w:val="333333"/>
                <w:sz w:val="24"/>
                <w:szCs w:val="24"/>
                <w:vertAlign w:val="superscript"/>
              </w:rPr>
              <w:t>1</w:t>
            </w:r>
            <w:r w:rsidRPr="003606DA">
              <w:rPr>
                <w:rFonts w:ascii="微软雅黑" w:eastAsia="微软雅黑" w:hAnsi="微软雅黑" w:cs="Times New Roman" w:hint="eastAsia"/>
                <w:color w:val="333333"/>
                <w:sz w:val="24"/>
                <w:szCs w:val="24"/>
              </w:rPr>
              <w:t> </w:t>
            </w:r>
            <w:r w:rsidRPr="003606DA">
              <w:rPr>
                <w:rFonts w:ascii="微软雅黑" w:eastAsia="微软雅黑" w:hAnsi="微软雅黑" w:cs="微软雅黑" w:hint="eastAsia"/>
                <w:color w:val="333333"/>
                <w:sz w:val="24"/>
                <w:szCs w:val="24"/>
              </w:rPr>
              <w:t>客户服务热线服务时间：星期一至五上午</w:t>
            </w:r>
            <w:r w:rsidRPr="003606DA">
              <w:rPr>
                <w:rFonts w:ascii="微软雅黑" w:eastAsia="微软雅黑" w:hAnsi="微软雅黑" w:cs="Times New Roman" w:hint="eastAsia"/>
                <w:color w:val="333333"/>
                <w:sz w:val="24"/>
                <w:szCs w:val="24"/>
              </w:rPr>
              <w:t>9</w:t>
            </w:r>
            <w:r w:rsidRPr="003606DA">
              <w:rPr>
                <w:rFonts w:ascii="微软雅黑" w:eastAsia="微软雅黑" w:hAnsi="微软雅黑" w:cs="微软雅黑" w:hint="eastAsia"/>
                <w:color w:val="333333"/>
                <w:sz w:val="24"/>
                <w:szCs w:val="24"/>
              </w:rPr>
              <w:t>时至晚上</w:t>
            </w:r>
            <w:r w:rsidRPr="003606DA">
              <w:rPr>
                <w:rFonts w:ascii="微软雅黑" w:eastAsia="微软雅黑" w:hAnsi="微软雅黑" w:cs="Times New Roman" w:hint="eastAsia"/>
                <w:color w:val="333333"/>
                <w:sz w:val="24"/>
                <w:szCs w:val="24"/>
              </w:rPr>
              <w:t>8</w:t>
            </w:r>
            <w:r w:rsidRPr="003606DA">
              <w:rPr>
                <w:rFonts w:ascii="微软雅黑" w:eastAsia="微软雅黑" w:hAnsi="微软雅黑" w:cs="微软雅黑" w:hint="eastAsia"/>
                <w:color w:val="333333"/>
                <w:sz w:val="24"/>
                <w:szCs w:val="24"/>
              </w:rPr>
              <w:t>时；星期六早上</w:t>
            </w:r>
            <w:r w:rsidRPr="003606DA">
              <w:rPr>
                <w:rFonts w:ascii="微软雅黑" w:eastAsia="微软雅黑" w:hAnsi="微软雅黑" w:cs="Times New Roman" w:hint="eastAsia"/>
                <w:color w:val="333333"/>
                <w:sz w:val="24"/>
                <w:szCs w:val="24"/>
              </w:rPr>
              <w:t>9</w:t>
            </w:r>
            <w:r w:rsidRPr="003606DA">
              <w:rPr>
                <w:rFonts w:ascii="微软雅黑" w:eastAsia="微软雅黑" w:hAnsi="微软雅黑" w:cs="微软雅黑" w:hint="eastAsia"/>
                <w:color w:val="333333"/>
                <w:sz w:val="24"/>
                <w:szCs w:val="24"/>
              </w:rPr>
              <w:t>时至晚上</w:t>
            </w:r>
            <w:r w:rsidRPr="003606DA">
              <w:rPr>
                <w:rFonts w:ascii="微软雅黑" w:eastAsia="微软雅黑" w:hAnsi="微软雅黑" w:cs="Times New Roman" w:hint="eastAsia"/>
                <w:color w:val="333333"/>
                <w:sz w:val="24"/>
                <w:szCs w:val="24"/>
              </w:rPr>
              <w:t>6</w:t>
            </w:r>
            <w:r w:rsidRPr="003606DA">
              <w:rPr>
                <w:rFonts w:ascii="微软雅黑" w:eastAsia="微软雅黑" w:hAnsi="微软雅黑" w:cs="微软雅黑" w:hint="eastAsia"/>
                <w:color w:val="333333"/>
                <w:sz w:val="24"/>
                <w:szCs w:val="24"/>
              </w:rPr>
              <w:t>时；星期日及公众假期休息</w:t>
            </w:r>
            <w:r w:rsidR="00BD3B60">
              <w:rPr>
                <w:rFonts w:ascii="PMingLiU" w:eastAsia="PMingLiU" w:hAnsi="PMingLiU" w:cs="Arial" w:hint="eastAsia"/>
                <w:sz w:val="24"/>
                <w:szCs w:val="24"/>
                <w:lang w:eastAsia="zh-HK"/>
              </w:rPr>
              <w:t>。</w:t>
            </w:r>
          </w:p>
          <w:p w14:paraId="6605AE43" w14:textId="77777777" w:rsidR="0018403C" w:rsidRPr="003606DA" w:rsidRDefault="0018403C">
            <w:pPr>
              <w:rPr>
                <w:rFonts w:ascii="微软雅黑" w:eastAsia="微软雅黑" w:hAnsi="微软雅黑" w:cs="Arial"/>
                <w:sz w:val="24"/>
                <w:szCs w:val="24"/>
              </w:rPr>
            </w:pPr>
          </w:p>
        </w:tc>
      </w:tr>
    </w:tbl>
    <w:p w14:paraId="7A837633" w14:textId="77777777" w:rsidR="00357F7E" w:rsidRDefault="00357F7E">
      <w:pPr>
        <w:rPr>
          <w:rFonts w:ascii="Arial" w:hAnsi="Arial" w:cs="Arial"/>
          <w:sz w:val="24"/>
          <w:szCs w:val="24"/>
        </w:rPr>
      </w:pPr>
    </w:p>
    <w:p w14:paraId="205A8E93" w14:textId="77777777" w:rsidR="00357F7E" w:rsidRDefault="00357F7E" w:rsidP="00357F7E">
      <w:r>
        <w:lastRenderedPageBreak/>
        <w:br w:type="page"/>
      </w:r>
    </w:p>
    <w:p w14:paraId="4D1C542D" w14:textId="77777777" w:rsidR="0018403C" w:rsidRDefault="00357F7E" w:rsidP="00EA0FB4">
      <w:pPr>
        <w:pStyle w:val="Heading1"/>
      </w:pPr>
      <w:r>
        <w:lastRenderedPageBreak/>
        <w:t>Acknowledgement email</w:t>
      </w:r>
    </w:p>
    <w:tbl>
      <w:tblPr>
        <w:tblStyle w:val="TableGrid"/>
        <w:tblW w:w="0" w:type="auto"/>
        <w:tblLook w:val="04A0" w:firstRow="1" w:lastRow="0" w:firstColumn="1" w:lastColumn="0" w:noHBand="0" w:noVBand="1"/>
      </w:tblPr>
      <w:tblGrid>
        <w:gridCol w:w="3602"/>
        <w:gridCol w:w="2315"/>
        <w:gridCol w:w="2533"/>
        <w:gridCol w:w="2340"/>
      </w:tblGrid>
      <w:tr w:rsidR="000139B3" w14:paraId="17799131" w14:textId="77777777" w:rsidTr="00357F7E">
        <w:tc>
          <w:tcPr>
            <w:tcW w:w="3725" w:type="dxa"/>
          </w:tcPr>
          <w:p w14:paraId="52D613B8" w14:textId="77777777" w:rsidR="00357F7E" w:rsidRDefault="00357F7E">
            <w:pPr>
              <w:rPr>
                <w:rFonts w:ascii="Arial" w:hAnsi="Arial" w:cs="Arial"/>
                <w:sz w:val="24"/>
                <w:szCs w:val="24"/>
              </w:rPr>
            </w:pPr>
            <w:r>
              <w:rPr>
                <w:rFonts w:ascii="Arial" w:hAnsi="Arial" w:cs="Arial"/>
                <w:sz w:val="24"/>
                <w:szCs w:val="24"/>
              </w:rPr>
              <w:t>UI</w:t>
            </w:r>
          </w:p>
        </w:tc>
        <w:tc>
          <w:tcPr>
            <w:tcW w:w="2210" w:type="dxa"/>
          </w:tcPr>
          <w:p w14:paraId="79BF5DB8" w14:textId="77777777" w:rsidR="00357F7E" w:rsidRPr="00142F47" w:rsidRDefault="00357F7E">
            <w:pPr>
              <w:rPr>
                <w:rFonts w:ascii="Arial" w:hAnsi="Arial" w:cs="Arial"/>
                <w:sz w:val="24"/>
                <w:szCs w:val="24"/>
              </w:rPr>
            </w:pPr>
            <w:r w:rsidRPr="00142F47">
              <w:rPr>
                <w:rFonts w:ascii="Arial" w:hAnsi="Arial" w:cs="Arial"/>
                <w:sz w:val="24"/>
                <w:szCs w:val="24"/>
              </w:rPr>
              <w:t>EN</w:t>
            </w:r>
          </w:p>
        </w:tc>
        <w:tc>
          <w:tcPr>
            <w:tcW w:w="2700" w:type="dxa"/>
          </w:tcPr>
          <w:p w14:paraId="3D7B60EB" w14:textId="77777777" w:rsidR="00357F7E" w:rsidRPr="00D83C07" w:rsidRDefault="00357F7E">
            <w:pPr>
              <w:rPr>
                <w:rFonts w:ascii="Arial" w:eastAsia="MingLiU" w:hAnsi="Arial" w:cs="Arial"/>
                <w:sz w:val="24"/>
                <w:szCs w:val="24"/>
              </w:rPr>
            </w:pPr>
            <w:r w:rsidRPr="00D83C07">
              <w:rPr>
                <w:rFonts w:ascii="Arial" w:eastAsia="MingLiU" w:hAnsi="Arial" w:cs="Arial"/>
                <w:sz w:val="24"/>
                <w:szCs w:val="24"/>
              </w:rPr>
              <w:t>TC</w:t>
            </w:r>
          </w:p>
        </w:tc>
        <w:tc>
          <w:tcPr>
            <w:tcW w:w="2155" w:type="dxa"/>
          </w:tcPr>
          <w:p w14:paraId="4141E1A0" w14:textId="77777777" w:rsidR="00357F7E" w:rsidRPr="00142F47" w:rsidRDefault="00357F7E">
            <w:pPr>
              <w:rPr>
                <w:rFonts w:ascii="Arial" w:eastAsia="宋体" w:hAnsi="Arial" w:cs="Arial"/>
                <w:sz w:val="24"/>
                <w:szCs w:val="24"/>
              </w:rPr>
            </w:pPr>
            <w:r w:rsidRPr="00142F47">
              <w:rPr>
                <w:rFonts w:ascii="Arial" w:eastAsia="宋体" w:hAnsi="Arial" w:cs="Arial"/>
                <w:sz w:val="24"/>
                <w:szCs w:val="24"/>
              </w:rPr>
              <w:t>SC</w:t>
            </w:r>
          </w:p>
        </w:tc>
      </w:tr>
      <w:tr w:rsidR="000139B3" w14:paraId="0C347AE0" w14:textId="77777777" w:rsidTr="00357F7E">
        <w:tc>
          <w:tcPr>
            <w:tcW w:w="3725" w:type="dxa"/>
          </w:tcPr>
          <w:p w14:paraId="2DC3C504" w14:textId="77777777" w:rsidR="00357F7E" w:rsidRDefault="000139B3">
            <w:pPr>
              <w:rPr>
                <w:rFonts w:ascii="Arial" w:hAnsi="Arial" w:cs="Arial"/>
                <w:sz w:val="24"/>
                <w:szCs w:val="24"/>
              </w:rPr>
            </w:pPr>
            <w:r>
              <w:rPr>
                <w:noProof/>
              </w:rPr>
              <w:drawing>
                <wp:inline distT="0" distB="0" distL="0" distR="0" wp14:anchorId="4884B98F" wp14:editId="26CF706D">
                  <wp:extent cx="2222500" cy="168951"/>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8447" cy="177005"/>
                          </a:xfrm>
                          <a:prstGeom prst="rect">
                            <a:avLst/>
                          </a:prstGeom>
                        </pic:spPr>
                      </pic:pic>
                    </a:graphicData>
                  </a:graphic>
                </wp:inline>
              </w:drawing>
            </w:r>
            <w:r w:rsidR="00A45B66">
              <w:rPr>
                <w:rFonts w:ascii="Arial" w:hAnsi="Arial" w:cs="Arial"/>
                <w:noProof/>
                <w:sz w:val="24"/>
                <w:szCs w:val="24"/>
              </w:rPr>
              <w:drawing>
                <wp:inline distT="0" distB="0" distL="0" distR="0" wp14:anchorId="7F18D864" wp14:editId="77326983">
                  <wp:extent cx="2228850" cy="3295650"/>
                  <wp:effectExtent l="0" t="0" r="0" b="0"/>
                  <wp:docPr id="3" name="Picture 1"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3295650"/>
                          </a:xfrm>
                          <a:prstGeom prst="rect">
                            <a:avLst/>
                          </a:prstGeom>
                          <a:noFill/>
                          <a:ln>
                            <a:noFill/>
                          </a:ln>
                        </pic:spPr>
                      </pic:pic>
                    </a:graphicData>
                  </a:graphic>
                </wp:inline>
              </w:drawing>
            </w:r>
          </w:p>
        </w:tc>
        <w:tc>
          <w:tcPr>
            <w:tcW w:w="2210" w:type="dxa"/>
          </w:tcPr>
          <w:p w14:paraId="4A69F77B" w14:textId="2C91EB43" w:rsidR="00B97C7A" w:rsidRDefault="00B97C7A" w:rsidP="00357F7E">
            <w:pPr>
              <w:rPr>
                <w:rFonts w:ascii="Arial" w:hAnsi="Arial" w:cs="Arial"/>
                <w:lang w:eastAsia="zh-TW"/>
              </w:rPr>
            </w:pPr>
            <w:r w:rsidRPr="00B97C7A">
              <w:rPr>
                <w:rFonts w:ascii="Arial" w:hAnsi="Arial" w:cs="Arial"/>
                <w:lang w:eastAsia="zh-TW"/>
              </w:rPr>
              <w:t>Business Account Opening Appointment with China CITIC Bank International Limited - Reference Number: A202101200914559</w:t>
            </w:r>
          </w:p>
          <w:p w14:paraId="5E47F908" w14:textId="77777777" w:rsidR="00B97C7A" w:rsidRDefault="00B97C7A" w:rsidP="00357F7E">
            <w:pPr>
              <w:rPr>
                <w:rFonts w:ascii="Arial" w:hAnsi="Arial" w:cs="Arial"/>
                <w:lang w:eastAsia="zh-TW"/>
              </w:rPr>
            </w:pPr>
          </w:p>
          <w:p w14:paraId="0A298F76" w14:textId="77777777" w:rsidR="00357F7E" w:rsidRPr="00142F47" w:rsidRDefault="00357F7E" w:rsidP="00357F7E">
            <w:pPr>
              <w:rPr>
                <w:rFonts w:ascii="Arial" w:hAnsi="Arial" w:cs="Arial"/>
                <w:lang w:eastAsia="zh-TW"/>
              </w:rPr>
            </w:pPr>
            <w:r w:rsidRPr="00142F47">
              <w:rPr>
                <w:rFonts w:ascii="Arial" w:hAnsi="Arial" w:cs="Arial"/>
                <w:lang w:eastAsia="zh-TW"/>
              </w:rPr>
              <w:t>Thank you for using</w:t>
            </w:r>
          </w:p>
          <w:p w14:paraId="77715664" w14:textId="77777777" w:rsidR="00357F7E" w:rsidRPr="00142F47" w:rsidRDefault="00357F7E" w:rsidP="00357F7E">
            <w:pPr>
              <w:rPr>
                <w:rFonts w:ascii="Arial" w:hAnsi="Arial" w:cs="Arial"/>
                <w:lang w:eastAsia="zh-TW"/>
              </w:rPr>
            </w:pPr>
            <w:r w:rsidRPr="00142F47">
              <w:rPr>
                <w:rFonts w:ascii="Arial" w:hAnsi="Arial" w:cs="Arial"/>
                <w:lang w:eastAsia="zh-TW"/>
              </w:rPr>
              <w:t xml:space="preserve">Online Appointment Service for Business Account Opening </w:t>
            </w:r>
          </w:p>
          <w:p w14:paraId="520C20D4" w14:textId="77777777" w:rsidR="00357F7E" w:rsidRPr="00142F47" w:rsidRDefault="00357F7E" w:rsidP="00357F7E">
            <w:pPr>
              <w:rPr>
                <w:rFonts w:ascii="Arial" w:hAnsi="Arial" w:cs="Arial"/>
                <w:lang w:eastAsia="zh-TW"/>
              </w:rPr>
            </w:pPr>
          </w:p>
          <w:p w14:paraId="36545170" w14:textId="77777777" w:rsidR="00357F7E" w:rsidRPr="00142F47" w:rsidRDefault="00357F7E" w:rsidP="00357F7E">
            <w:pPr>
              <w:pStyle w:val="NormalWeb"/>
              <w:rPr>
                <w:rFonts w:ascii="Arial" w:hAnsi="Arial" w:cs="Arial"/>
              </w:rPr>
            </w:pPr>
            <w:r w:rsidRPr="00142F47">
              <w:rPr>
                <w:rFonts w:ascii="Arial" w:hAnsi="Arial" w:cs="Arial"/>
                <w:b/>
                <w:bCs/>
              </w:rPr>
              <w:t>Dear Valued Customer,</w:t>
            </w:r>
          </w:p>
          <w:p w14:paraId="5BC50928" w14:textId="77777777" w:rsidR="00357F7E" w:rsidRPr="00142F47" w:rsidRDefault="00357F7E" w:rsidP="00357F7E">
            <w:pPr>
              <w:pStyle w:val="NormalWeb"/>
              <w:rPr>
                <w:rFonts w:ascii="Arial" w:hAnsi="Arial" w:cs="Arial"/>
              </w:rPr>
            </w:pPr>
            <w:r w:rsidRPr="00142F47">
              <w:rPr>
                <w:rFonts w:ascii="Arial" w:hAnsi="Arial" w:cs="Arial"/>
              </w:rPr>
              <w:t> </w:t>
            </w:r>
          </w:p>
          <w:p w14:paraId="30FD2AB5" w14:textId="77777777" w:rsidR="00357F7E" w:rsidRPr="00142F47" w:rsidRDefault="00357F7E" w:rsidP="00357F7E">
            <w:pPr>
              <w:pStyle w:val="NormalWeb"/>
              <w:rPr>
                <w:rFonts w:ascii="Arial" w:hAnsi="Arial" w:cs="Arial"/>
              </w:rPr>
            </w:pPr>
            <w:r w:rsidRPr="00142F47">
              <w:rPr>
                <w:rFonts w:ascii="Arial" w:hAnsi="Arial" w:cs="Arial"/>
              </w:rPr>
              <w:t>Thank you for your interest in China CITIC Bank International Limited. We have received your appointment request for Business Account opening and will contact you for</w:t>
            </w:r>
            <w:r w:rsidR="00D83C07">
              <w:rPr>
                <w:rFonts w:ascii="Arial" w:hAnsi="Arial" w:cs="Arial"/>
              </w:rPr>
              <w:t xml:space="preserve"> </w:t>
            </w:r>
            <w:r w:rsidRPr="00A82B48">
              <w:rPr>
                <w:rFonts w:ascii="Arial" w:hAnsi="Arial" w:cs="Arial"/>
              </w:rPr>
              <w:t xml:space="preserve">appointment </w:t>
            </w:r>
            <w:r w:rsidR="00D83C07" w:rsidRPr="00A82B48">
              <w:rPr>
                <w:rFonts w:ascii="Arial" w:hAnsi="Arial" w:cs="Arial"/>
              </w:rPr>
              <w:t xml:space="preserve">matters </w:t>
            </w:r>
            <w:r w:rsidRPr="00A82B48">
              <w:rPr>
                <w:rFonts w:ascii="Arial" w:hAnsi="Arial" w:cs="Arial"/>
              </w:rPr>
              <w:t>within 5 working days.</w:t>
            </w:r>
            <w:r w:rsidRPr="00142F47">
              <w:rPr>
                <w:rFonts w:ascii="Arial" w:hAnsi="Arial" w:cs="Arial"/>
              </w:rPr>
              <w:t xml:space="preserve"> We look forward to serving you soon!</w:t>
            </w:r>
          </w:p>
          <w:p w14:paraId="7B5C4029" w14:textId="77777777" w:rsidR="00357F7E" w:rsidRPr="00142F47" w:rsidRDefault="00357F7E" w:rsidP="00357F7E">
            <w:pPr>
              <w:pStyle w:val="NormalWeb"/>
              <w:rPr>
                <w:rFonts w:ascii="Arial" w:hAnsi="Arial" w:cs="Arial"/>
              </w:rPr>
            </w:pPr>
            <w:r w:rsidRPr="00142F47">
              <w:rPr>
                <w:rFonts w:ascii="Arial" w:hAnsi="Arial" w:cs="Arial"/>
              </w:rPr>
              <w:t> </w:t>
            </w:r>
          </w:p>
          <w:p w14:paraId="1D166001" w14:textId="77777777" w:rsidR="00357F7E" w:rsidRPr="00142F47" w:rsidRDefault="00357F7E" w:rsidP="00357F7E">
            <w:pPr>
              <w:pStyle w:val="NormalWeb"/>
              <w:rPr>
                <w:rFonts w:ascii="Arial" w:hAnsi="Arial" w:cs="Arial"/>
              </w:rPr>
            </w:pPr>
            <w:r w:rsidRPr="00142F47">
              <w:rPr>
                <w:rFonts w:ascii="Arial" w:hAnsi="Arial" w:cs="Arial"/>
                <w:b/>
                <w:bCs/>
              </w:rPr>
              <w:t>Your appointment reference: A202012291041071</w:t>
            </w:r>
          </w:p>
          <w:p w14:paraId="7E6DCA9F" w14:textId="77777777" w:rsidR="00357F7E" w:rsidRPr="00142F47" w:rsidRDefault="00357F7E" w:rsidP="00357F7E">
            <w:pPr>
              <w:pStyle w:val="NormalWeb"/>
              <w:rPr>
                <w:rFonts w:ascii="Arial" w:hAnsi="Arial" w:cs="Arial"/>
              </w:rPr>
            </w:pPr>
            <w:r w:rsidRPr="00142F47">
              <w:rPr>
                <w:rFonts w:ascii="Arial" w:hAnsi="Arial" w:cs="Arial"/>
              </w:rPr>
              <w:t> </w:t>
            </w:r>
          </w:p>
          <w:p w14:paraId="550321CF" w14:textId="77777777" w:rsidR="00357F7E" w:rsidRPr="00142F47" w:rsidRDefault="00357F7E" w:rsidP="00357F7E">
            <w:pPr>
              <w:pStyle w:val="NormalWeb"/>
              <w:rPr>
                <w:rFonts w:ascii="Arial" w:hAnsi="Arial" w:cs="Arial"/>
              </w:rPr>
            </w:pPr>
            <w:r w:rsidRPr="00142F47">
              <w:rPr>
                <w:rFonts w:ascii="Arial" w:hAnsi="Arial" w:cs="Arial"/>
              </w:rPr>
              <w:t xml:space="preserve">If you have any enquiries, please call our Customer </w:t>
            </w:r>
            <w:r w:rsidRPr="00142F47">
              <w:rPr>
                <w:rFonts w:ascii="Arial" w:hAnsi="Arial" w:cs="Arial"/>
              </w:rPr>
              <w:lastRenderedPageBreak/>
              <w:t>Service Hotline</w:t>
            </w:r>
            <w:r w:rsidRPr="00142F47">
              <w:rPr>
                <w:rFonts w:ascii="Arial" w:hAnsi="Arial" w:cs="Arial"/>
                <w:vertAlign w:val="superscript"/>
              </w:rPr>
              <w:t>1</w:t>
            </w:r>
            <w:r w:rsidRPr="00142F47">
              <w:rPr>
                <w:rFonts w:ascii="Arial" w:hAnsi="Arial" w:cs="Arial"/>
              </w:rPr>
              <w:t xml:space="preserve"> at (852) 2287 6868.</w:t>
            </w:r>
          </w:p>
          <w:p w14:paraId="7434D957" w14:textId="77777777" w:rsidR="00357F7E" w:rsidRPr="00142F47" w:rsidRDefault="00357F7E" w:rsidP="00357F7E">
            <w:pPr>
              <w:pStyle w:val="NormalWeb"/>
              <w:rPr>
                <w:rFonts w:ascii="Arial" w:hAnsi="Arial" w:cs="Arial"/>
              </w:rPr>
            </w:pPr>
            <w:r w:rsidRPr="00142F47">
              <w:rPr>
                <w:rFonts w:ascii="Arial" w:hAnsi="Arial" w:cs="Arial"/>
              </w:rPr>
              <w:t> </w:t>
            </w:r>
          </w:p>
          <w:p w14:paraId="2A82C1F6" w14:textId="77777777" w:rsidR="00357F7E" w:rsidRPr="00142F47" w:rsidRDefault="00357F7E" w:rsidP="00357F7E">
            <w:pPr>
              <w:pStyle w:val="NormalWeb"/>
              <w:rPr>
                <w:rFonts w:ascii="Arial" w:hAnsi="Arial" w:cs="Arial"/>
              </w:rPr>
            </w:pPr>
            <w:r w:rsidRPr="00142F47">
              <w:rPr>
                <w:rFonts w:ascii="Arial" w:hAnsi="Arial" w:cs="Arial"/>
              </w:rPr>
              <w:t>Yours sincerely,</w:t>
            </w:r>
          </w:p>
          <w:p w14:paraId="7557CECF" w14:textId="77777777" w:rsidR="00357F7E" w:rsidRPr="00142F47" w:rsidRDefault="00357F7E" w:rsidP="00357F7E">
            <w:pPr>
              <w:pStyle w:val="NormalWeb"/>
              <w:rPr>
                <w:rFonts w:ascii="Arial" w:hAnsi="Arial" w:cs="Arial"/>
              </w:rPr>
            </w:pPr>
            <w:r w:rsidRPr="00142F47">
              <w:rPr>
                <w:rFonts w:ascii="Arial" w:hAnsi="Arial" w:cs="Arial"/>
              </w:rPr>
              <w:t>China CITIC Bank International Limited</w:t>
            </w:r>
          </w:p>
          <w:p w14:paraId="44A5D03D" w14:textId="77777777" w:rsidR="00357F7E" w:rsidRPr="00142F47" w:rsidRDefault="00357F7E" w:rsidP="00357F7E">
            <w:pPr>
              <w:pStyle w:val="NormalWeb"/>
              <w:rPr>
                <w:rFonts w:ascii="Arial" w:hAnsi="Arial" w:cs="Arial"/>
              </w:rPr>
            </w:pPr>
            <w:r w:rsidRPr="00142F47">
              <w:rPr>
                <w:rFonts w:ascii="Arial" w:hAnsi="Arial" w:cs="Arial"/>
              </w:rPr>
              <w:t> </w:t>
            </w:r>
          </w:p>
          <w:p w14:paraId="28328383" w14:textId="77777777" w:rsidR="00357F7E" w:rsidRPr="00142F47" w:rsidRDefault="00357F7E" w:rsidP="00357F7E">
            <w:pPr>
              <w:pStyle w:val="NormalWeb"/>
              <w:rPr>
                <w:rFonts w:ascii="Arial" w:hAnsi="Arial" w:cs="Arial"/>
              </w:rPr>
            </w:pPr>
            <w:r w:rsidRPr="00142F47">
              <w:rPr>
                <w:rFonts w:ascii="Arial" w:hAnsi="Arial" w:cs="Arial"/>
                <w:sz w:val="20"/>
                <w:szCs w:val="20"/>
                <w:vertAlign w:val="superscript"/>
              </w:rPr>
              <w:t>1</w:t>
            </w:r>
            <w:r w:rsidRPr="00142F47">
              <w:rPr>
                <w:rFonts w:ascii="Arial" w:hAnsi="Arial" w:cs="Arial"/>
                <w:color w:val="808080"/>
                <w:sz w:val="20"/>
                <w:szCs w:val="20"/>
              </w:rPr>
              <w:t>Customer Service Hotline service hours: Monday-Friday: 9am-8pm; Saturday: 9am-6pm; Sunday and public holidays: closed</w:t>
            </w:r>
          </w:p>
          <w:p w14:paraId="34EBF9C7" w14:textId="77777777" w:rsidR="00357F7E" w:rsidRPr="00142F47" w:rsidRDefault="00357F7E" w:rsidP="00357F7E">
            <w:pPr>
              <w:rPr>
                <w:rFonts w:ascii="Arial" w:hAnsi="Arial" w:cs="Arial"/>
                <w:sz w:val="24"/>
                <w:szCs w:val="24"/>
              </w:rPr>
            </w:pPr>
          </w:p>
        </w:tc>
        <w:tc>
          <w:tcPr>
            <w:tcW w:w="2700" w:type="dxa"/>
          </w:tcPr>
          <w:p w14:paraId="5BDA222E" w14:textId="74FB3012" w:rsidR="00B97C7A" w:rsidRDefault="00235C30" w:rsidP="00357F7E">
            <w:pPr>
              <w:rPr>
                <w:rFonts w:ascii="微软雅黑" w:eastAsia="微软雅黑" w:hAnsi="微软雅黑" w:cs="Arial"/>
                <w:lang w:eastAsia="zh-HK"/>
              </w:rPr>
            </w:pPr>
            <w:r>
              <w:rPr>
                <w:rFonts w:ascii="微软雅黑" w:eastAsia="微软雅黑" w:hAnsi="微软雅黑" w:cs="Arial" w:hint="eastAsia"/>
                <w:lang w:eastAsia="zh-HK"/>
              </w:rPr>
              <w:lastRenderedPageBreak/>
              <w:t>中信銀行</w:t>
            </w:r>
            <w:r>
              <w:rPr>
                <w:rFonts w:ascii="微软雅黑" w:eastAsia="PMingLiU" w:hAnsi="微软雅黑" w:cs="Arial" w:hint="eastAsia"/>
                <w:lang w:eastAsia="zh-HK"/>
              </w:rPr>
              <w:t>(</w:t>
            </w:r>
            <w:r>
              <w:rPr>
                <w:rFonts w:ascii="微软雅黑" w:eastAsia="微软雅黑" w:hAnsi="微软雅黑" w:cs="Arial" w:hint="eastAsia"/>
                <w:lang w:eastAsia="zh-HK"/>
              </w:rPr>
              <w:t>國際)</w:t>
            </w:r>
            <w:r w:rsidR="00B97C7A" w:rsidRPr="00B97C7A">
              <w:rPr>
                <w:rFonts w:ascii="微软雅黑" w:eastAsia="微软雅黑" w:hAnsi="微软雅黑" w:cs="Arial" w:hint="eastAsia"/>
                <w:lang w:eastAsia="zh-HK"/>
              </w:rPr>
              <w:t>有限公司商業戶口開戶會面預約 - 參考編號: A202101200917092</w:t>
            </w:r>
          </w:p>
          <w:p w14:paraId="5A5E2536" w14:textId="77777777" w:rsidR="00B97C7A" w:rsidRDefault="00B97C7A" w:rsidP="00357F7E">
            <w:pPr>
              <w:rPr>
                <w:rFonts w:ascii="微软雅黑" w:eastAsia="微软雅黑" w:hAnsi="微软雅黑" w:cs="Arial"/>
                <w:lang w:eastAsia="zh-HK"/>
              </w:rPr>
            </w:pPr>
          </w:p>
          <w:p w14:paraId="68C67509" w14:textId="77777777" w:rsidR="00357F7E" w:rsidRPr="003606DA" w:rsidRDefault="00357F7E" w:rsidP="00357F7E">
            <w:pPr>
              <w:rPr>
                <w:rFonts w:ascii="微软雅黑" w:eastAsia="微软雅黑" w:hAnsi="微软雅黑" w:cs="Arial"/>
                <w:lang w:eastAsia="zh-TW"/>
              </w:rPr>
            </w:pPr>
            <w:r w:rsidRPr="003606DA">
              <w:rPr>
                <w:rFonts w:ascii="微软雅黑" w:eastAsia="微软雅黑" w:hAnsi="微软雅黑" w:cs="Arial"/>
                <w:lang w:eastAsia="zh-HK"/>
              </w:rPr>
              <w:t>多謝使</w:t>
            </w:r>
            <w:r w:rsidRPr="003606DA">
              <w:rPr>
                <w:rFonts w:ascii="微软雅黑" w:eastAsia="微软雅黑" w:hAnsi="微软雅黑" w:cs="Arial"/>
                <w:lang w:eastAsia="zh-TW"/>
              </w:rPr>
              <w:t xml:space="preserve">用 </w:t>
            </w:r>
          </w:p>
          <w:p w14:paraId="2084D41B" w14:textId="77777777" w:rsidR="00357F7E" w:rsidRPr="003606DA" w:rsidRDefault="00357F7E" w:rsidP="00357F7E">
            <w:pPr>
              <w:rPr>
                <w:rFonts w:ascii="微软雅黑" w:eastAsia="微软雅黑" w:hAnsi="微软雅黑" w:cs="Arial"/>
                <w:lang w:eastAsia="zh-TW"/>
              </w:rPr>
            </w:pPr>
            <w:r w:rsidRPr="003606DA">
              <w:rPr>
                <w:rFonts w:ascii="微软雅黑" w:eastAsia="微软雅黑" w:hAnsi="微软雅黑" w:cs="Arial"/>
                <w:lang w:eastAsia="zh-HK"/>
              </w:rPr>
              <w:t>商</w:t>
            </w:r>
            <w:r w:rsidRPr="003606DA">
              <w:rPr>
                <w:rFonts w:ascii="微软雅黑" w:eastAsia="微软雅黑" w:hAnsi="微软雅黑" w:cs="Arial"/>
                <w:lang w:eastAsia="zh-TW"/>
              </w:rPr>
              <w:t>業</w:t>
            </w:r>
            <w:r w:rsidRPr="003606DA">
              <w:rPr>
                <w:rFonts w:ascii="微软雅黑" w:eastAsia="微软雅黑" w:hAnsi="微软雅黑" w:cs="Arial"/>
                <w:lang w:eastAsia="zh-HK"/>
              </w:rPr>
              <w:t>戶口開戶會面預約服</w:t>
            </w:r>
            <w:r w:rsidRPr="003606DA">
              <w:rPr>
                <w:rFonts w:ascii="微软雅黑" w:eastAsia="微软雅黑" w:hAnsi="微软雅黑" w:cs="Arial"/>
                <w:lang w:eastAsia="zh-TW"/>
              </w:rPr>
              <w:t>務</w:t>
            </w:r>
          </w:p>
          <w:p w14:paraId="22C9D0A0" w14:textId="77777777" w:rsidR="00357F7E" w:rsidRPr="003606DA" w:rsidRDefault="00357F7E">
            <w:pPr>
              <w:rPr>
                <w:rFonts w:ascii="微软雅黑" w:eastAsia="微软雅黑" w:hAnsi="微软雅黑" w:cs="Arial"/>
                <w:sz w:val="24"/>
                <w:szCs w:val="24"/>
                <w:lang w:eastAsia="zh-TW"/>
              </w:rPr>
            </w:pPr>
          </w:p>
          <w:p w14:paraId="3355422C" w14:textId="77777777" w:rsidR="00357F7E" w:rsidRPr="003606DA" w:rsidRDefault="00357F7E">
            <w:pPr>
              <w:rPr>
                <w:rFonts w:ascii="微软雅黑" w:eastAsia="微软雅黑" w:hAnsi="微软雅黑" w:cs="Arial"/>
                <w:sz w:val="24"/>
                <w:szCs w:val="24"/>
                <w:lang w:eastAsia="zh-TW"/>
              </w:rPr>
            </w:pPr>
          </w:p>
          <w:p w14:paraId="68D866BA"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b/>
                <w:bCs/>
                <w:lang w:eastAsia="zh-TW"/>
              </w:rPr>
              <w:t>親愛的客戶</w:t>
            </w:r>
            <w:r w:rsidR="008B35B2" w:rsidRPr="003606DA">
              <w:rPr>
                <w:rFonts w:ascii="微软雅黑" w:eastAsia="微软雅黑" w:hAnsi="微软雅黑" w:cs="Arial" w:hint="eastAsia"/>
                <w:lang w:eastAsia="zh-TW"/>
              </w:rPr>
              <w:t>：</w:t>
            </w:r>
          </w:p>
          <w:p w14:paraId="50E9D81E"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 </w:t>
            </w:r>
          </w:p>
          <w:p w14:paraId="3614DBFA"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多謝貴公司支持中信銀行</w:t>
            </w:r>
            <w:r w:rsidR="00A82B48" w:rsidRPr="003606DA">
              <w:rPr>
                <w:rFonts w:ascii="微软雅黑" w:eastAsia="微软雅黑" w:hAnsi="微软雅黑" w:cs="Arial" w:hint="eastAsia"/>
                <w:lang w:eastAsia="zh-TW"/>
              </w:rPr>
              <w:t>(</w:t>
            </w:r>
            <w:r w:rsidRPr="003606DA">
              <w:rPr>
                <w:rFonts w:ascii="微软雅黑" w:eastAsia="微软雅黑" w:hAnsi="微软雅黑" w:cs="Arial"/>
                <w:lang w:eastAsia="zh-TW"/>
              </w:rPr>
              <w:t>國際</w:t>
            </w:r>
            <w:r w:rsidR="00A82B48" w:rsidRPr="003606DA">
              <w:rPr>
                <w:rFonts w:ascii="微软雅黑" w:eastAsia="微软雅黑" w:hAnsi="微软雅黑" w:cs="Arial" w:hint="eastAsia"/>
                <w:lang w:eastAsia="zh-TW"/>
              </w:rPr>
              <w:t>)</w:t>
            </w:r>
            <w:r w:rsidRPr="003606DA">
              <w:rPr>
                <w:rFonts w:ascii="微软雅黑" w:eastAsia="微软雅黑" w:hAnsi="微软雅黑" w:cs="Arial"/>
                <w:lang w:eastAsia="zh-TW"/>
              </w:rPr>
              <w:t>有限公司</w:t>
            </w:r>
            <w:r w:rsidR="00BD3B60">
              <w:rPr>
                <w:rFonts w:ascii="PMingLiU" w:eastAsia="PMingLiU" w:hAnsi="PMingLiU" w:cs="Arial" w:hint="eastAsia"/>
                <w:lang w:eastAsia="zh-HK"/>
              </w:rPr>
              <w:t>。</w:t>
            </w:r>
            <w:r w:rsidRPr="003606DA">
              <w:rPr>
                <w:rFonts w:ascii="微软雅黑" w:eastAsia="微软雅黑" w:hAnsi="微软雅黑" w:cs="Arial"/>
                <w:lang w:eastAsia="zh-TW"/>
              </w:rPr>
              <w:t>我們已收到貴公司的商業戶口開戶會面預約</w:t>
            </w:r>
            <w:r w:rsidR="00D83C07" w:rsidRPr="003606DA">
              <w:rPr>
                <w:rFonts w:ascii="微软雅黑" w:eastAsia="微软雅黑" w:hAnsi="微软雅黑" w:cs="Arial" w:hint="eastAsia"/>
                <w:lang w:eastAsia="zh-TW"/>
              </w:rPr>
              <w:t>要求</w:t>
            </w:r>
            <w:r w:rsidR="00C83343">
              <w:rPr>
                <w:rFonts w:ascii="PMingLiU" w:eastAsia="PMingLiU" w:hAnsi="PMingLiU" w:cs="Arial" w:hint="eastAsia"/>
                <w:lang w:eastAsia="zh-HK"/>
              </w:rPr>
              <w:t>，</w:t>
            </w:r>
            <w:r w:rsidRPr="003606DA">
              <w:rPr>
                <w:rFonts w:ascii="微软雅黑" w:eastAsia="微软雅黑" w:hAnsi="微软雅黑" w:cs="Arial"/>
                <w:lang w:eastAsia="zh-TW"/>
              </w:rPr>
              <w:t>並</w:t>
            </w:r>
            <w:r w:rsidR="00D83C07" w:rsidRPr="003606DA">
              <w:rPr>
                <w:rFonts w:ascii="微软雅黑" w:eastAsia="微软雅黑" w:hAnsi="微软雅黑" w:cs="Arial" w:hint="eastAsia"/>
                <w:lang w:eastAsia="zh-TW"/>
              </w:rPr>
              <w:t>將</w:t>
            </w:r>
            <w:r w:rsidRPr="003606DA">
              <w:rPr>
                <w:rFonts w:ascii="微软雅黑" w:eastAsia="微软雅黑" w:hAnsi="微软雅黑" w:cs="Arial"/>
                <w:lang w:eastAsia="zh-TW"/>
              </w:rPr>
              <w:t>於</w:t>
            </w:r>
            <w:r w:rsidR="00A82B48" w:rsidRPr="003606DA">
              <w:rPr>
                <w:rFonts w:ascii="微软雅黑" w:eastAsia="微软雅黑" w:hAnsi="微软雅黑" w:cs="Arial" w:hint="eastAsia"/>
                <w:lang w:eastAsia="zh-TW"/>
              </w:rPr>
              <w:t>5</w:t>
            </w:r>
            <w:r w:rsidRPr="003606DA">
              <w:rPr>
                <w:rFonts w:ascii="微软雅黑" w:eastAsia="微软雅黑" w:hAnsi="微软雅黑" w:cs="Arial"/>
                <w:lang w:eastAsia="zh-TW"/>
              </w:rPr>
              <w:t>個工作天內聯絡貴公司</w:t>
            </w:r>
            <w:r w:rsidR="001C7409" w:rsidRPr="003606DA">
              <w:rPr>
                <w:rFonts w:ascii="微软雅黑" w:eastAsia="微软雅黑" w:hAnsi="微软雅黑" w:cs="Arial" w:hint="eastAsia"/>
                <w:lang w:eastAsia="zh-TW"/>
              </w:rPr>
              <w:t>關於</w:t>
            </w:r>
            <w:r w:rsidRPr="003606DA">
              <w:rPr>
                <w:rFonts w:ascii="微软雅黑" w:eastAsia="微软雅黑" w:hAnsi="微软雅黑" w:cs="Arial"/>
                <w:lang w:eastAsia="zh-TW"/>
              </w:rPr>
              <w:t>會面</w:t>
            </w:r>
            <w:r w:rsidR="00D83C07" w:rsidRPr="003606DA">
              <w:rPr>
                <w:rFonts w:ascii="微软雅黑" w:eastAsia="微软雅黑" w:hAnsi="微软雅黑" w:cs="Arial" w:hint="eastAsia"/>
                <w:lang w:eastAsia="zh-TW"/>
              </w:rPr>
              <w:t>事宜</w:t>
            </w:r>
            <w:r w:rsidR="00BD3B60">
              <w:rPr>
                <w:rFonts w:ascii="PMingLiU" w:eastAsia="PMingLiU" w:hAnsi="PMingLiU" w:cs="Arial" w:hint="eastAsia"/>
                <w:lang w:eastAsia="zh-HK"/>
              </w:rPr>
              <w:t>。</w:t>
            </w:r>
            <w:r w:rsidRPr="003606DA">
              <w:rPr>
                <w:rFonts w:ascii="微软雅黑" w:eastAsia="微软雅黑" w:hAnsi="微软雅黑" w:cs="Arial"/>
                <w:lang w:eastAsia="zh-TW"/>
              </w:rPr>
              <w:t>我們期待為貴公司服務！</w:t>
            </w:r>
          </w:p>
          <w:p w14:paraId="5947E0EF"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 </w:t>
            </w:r>
          </w:p>
          <w:p w14:paraId="358D05DE" w14:textId="77777777" w:rsidR="00357F7E" w:rsidRPr="003606DA" w:rsidRDefault="00A82B48" w:rsidP="00357F7E">
            <w:pPr>
              <w:pStyle w:val="NormalWeb"/>
              <w:rPr>
                <w:rFonts w:ascii="微软雅黑" w:eastAsia="微软雅黑" w:hAnsi="微软雅黑" w:cs="Arial"/>
                <w:lang w:eastAsia="zh-TW"/>
              </w:rPr>
            </w:pPr>
            <w:r w:rsidRPr="003606DA">
              <w:rPr>
                <w:rFonts w:ascii="微软雅黑" w:eastAsia="微软雅黑" w:hAnsi="微软雅黑" w:cs="Arial" w:hint="eastAsia"/>
                <w:b/>
                <w:bCs/>
                <w:lang w:eastAsia="zh-TW"/>
              </w:rPr>
              <w:t>你</w:t>
            </w:r>
            <w:r w:rsidR="00357F7E" w:rsidRPr="003606DA">
              <w:rPr>
                <w:rFonts w:ascii="微软雅黑" w:eastAsia="微软雅黑" w:hAnsi="微软雅黑" w:cs="Arial"/>
                <w:b/>
                <w:bCs/>
                <w:lang w:eastAsia="zh-TW"/>
              </w:rPr>
              <w:t>的參考編號</w:t>
            </w:r>
            <w:r w:rsidR="008B35B2" w:rsidRPr="003606DA">
              <w:rPr>
                <w:rFonts w:ascii="微软雅黑" w:eastAsia="微软雅黑" w:hAnsi="微软雅黑" w:cs="Arial" w:hint="eastAsia"/>
                <w:lang w:eastAsia="zh-TW"/>
              </w:rPr>
              <w:t>：</w:t>
            </w:r>
            <w:r w:rsidR="00357F7E" w:rsidRPr="003606DA">
              <w:rPr>
                <w:rFonts w:ascii="微软雅黑" w:eastAsia="微软雅黑" w:hAnsi="微软雅黑" w:cs="Arial"/>
                <w:b/>
                <w:bCs/>
                <w:lang w:eastAsia="zh-TW"/>
              </w:rPr>
              <w:t>A202012291045122</w:t>
            </w:r>
          </w:p>
          <w:p w14:paraId="7E26F5B4"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 </w:t>
            </w:r>
          </w:p>
          <w:p w14:paraId="37ACF559" w14:textId="77777777" w:rsidR="00357F7E" w:rsidRPr="00BD3B60" w:rsidRDefault="00357F7E" w:rsidP="00357F7E">
            <w:pPr>
              <w:pStyle w:val="NormalWeb"/>
              <w:rPr>
                <w:rFonts w:ascii="微软雅黑" w:eastAsia="PMingLiU" w:hAnsi="微软雅黑" w:cs="Arial"/>
                <w:lang w:eastAsia="zh-TW"/>
              </w:rPr>
            </w:pPr>
            <w:r w:rsidRPr="003606DA">
              <w:rPr>
                <w:rFonts w:ascii="微软雅黑" w:eastAsia="微软雅黑" w:hAnsi="微软雅黑" w:cs="Arial"/>
                <w:lang w:eastAsia="zh-TW"/>
              </w:rPr>
              <w:lastRenderedPageBreak/>
              <w:t>如有查詢</w:t>
            </w:r>
            <w:r w:rsidR="00C83343">
              <w:rPr>
                <w:rFonts w:ascii="PMingLiU" w:eastAsia="PMingLiU" w:hAnsi="PMingLiU" w:cs="Arial" w:hint="eastAsia"/>
                <w:lang w:eastAsia="zh-HK"/>
              </w:rPr>
              <w:t>，</w:t>
            </w:r>
            <w:r w:rsidRPr="003606DA">
              <w:rPr>
                <w:rFonts w:ascii="微软雅黑" w:eastAsia="微软雅黑" w:hAnsi="微软雅黑" w:cs="Arial"/>
                <w:lang w:eastAsia="zh-TW"/>
              </w:rPr>
              <w:t>請致電本行客戶服務熱線</w:t>
            </w:r>
            <w:r w:rsidRPr="003606DA">
              <w:rPr>
                <w:rFonts w:ascii="微软雅黑" w:eastAsia="微软雅黑" w:hAnsi="微软雅黑" w:cs="Arial"/>
                <w:vertAlign w:val="superscript"/>
                <w:lang w:eastAsia="zh-TW"/>
              </w:rPr>
              <w:t>1</w:t>
            </w:r>
            <w:r w:rsidRPr="003606DA">
              <w:rPr>
                <w:rFonts w:ascii="微软雅黑" w:eastAsia="微软雅黑" w:hAnsi="微软雅黑" w:cs="Arial"/>
                <w:lang w:eastAsia="zh-TW"/>
              </w:rPr>
              <w:t xml:space="preserve"> (852) 2287 6868</w:t>
            </w:r>
            <w:r w:rsidR="00BD3B60">
              <w:rPr>
                <w:rFonts w:ascii="PMingLiU" w:eastAsia="PMingLiU" w:hAnsi="PMingLiU" w:cs="Arial" w:hint="eastAsia"/>
                <w:lang w:eastAsia="zh-HK"/>
              </w:rPr>
              <w:t>。</w:t>
            </w:r>
          </w:p>
          <w:p w14:paraId="014D3406"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 </w:t>
            </w:r>
          </w:p>
          <w:p w14:paraId="09D171BF"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中信銀行</w:t>
            </w:r>
            <w:r w:rsidR="00A82B48" w:rsidRPr="003606DA">
              <w:rPr>
                <w:rFonts w:ascii="微软雅黑" w:eastAsia="微软雅黑" w:hAnsi="微软雅黑" w:cs="Arial" w:hint="eastAsia"/>
                <w:lang w:eastAsia="zh-TW"/>
              </w:rPr>
              <w:t>(</w:t>
            </w:r>
            <w:r w:rsidRPr="003606DA">
              <w:rPr>
                <w:rFonts w:ascii="微软雅黑" w:eastAsia="微软雅黑" w:hAnsi="微软雅黑" w:cs="Arial"/>
                <w:lang w:eastAsia="zh-TW"/>
              </w:rPr>
              <w:t>國際</w:t>
            </w:r>
            <w:r w:rsidR="00A82B48" w:rsidRPr="003606DA">
              <w:rPr>
                <w:rFonts w:ascii="微软雅黑" w:eastAsia="微软雅黑" w:hAnsi="微软雅黑" w:cs="Arial" w:hint="eastAsia"/>
                <w:lang w:eastAsia="zh-TW"/>
              </w:rPr>
              <w:t>)</w:t>
            </w:r>
            <w:r w:rsidRPr="003606DA">
              <w:rPr>
                <w:rFonts w:ascii="微软雅黑" w:eastAsia="微软雅黑" w:hAnsi="微软雅黑" w:cs="Arial"/>
                <w:lang w:eastAsia="zh-TW"/>
              </w:rPr>
              <w:t>有限公司 謹啟</w:t>
            </w:r>
          </w:p>
          <w:p w14:paraId="43055C44"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 </w:t>
            </w:r>
          </w:p>
          <w:p w14:paraId="3FB184AB" w14:textId="77777777" w:rsidR="00357F7E" w:rsidRPr="00BD3B60" w:rsidRDefault="00357F7E" w:rsidP="00357F7E">
            <w:pPr>
              <w:pStyle w:val="NormalWeb"/>
              <w:rPr>
                <w:rFonts w:ascii="微软雅黑" w:eastAsia="PMingLiU" w:hAnsi="微软雅黑" w:cs="Arial"/>
                <w:lang w:eastAsia="zh-TW"/>
              </w:rPr>
            </w:pPr>
            <w:r w:rsidRPr="003606DA">
              <w:rPr>
                <w:rFonts w:ascii="微软雅黑" w:eastAsia="微软雅黑" w:hAnsi="微软雅黑" w:cs="Arial"/>
                <w:sz w:val="20"/>
                <w:szCs w:val="20"/>
                <w:vertAlign w:val="superscript"/>
                <w:lang w:eastAsia="zh-TW"/>
              </w:rPr>
              <w:t>1</w:t>
            </w:r>
            <w:r w:rsidRPr="003606DA">
              <w:rPr>
                <w:rFonts w:ascii="微软雅黑" w:eastAsia="微软雅黑" w:hAnsi="微软雅黑" w:cs="Arial"/>
                <w:color w:val="808080"/>
                <w:sz w:val="20"/>
                <w:szCs w:val="20"/>
                <w:lang w:eastAsia="zh-TW"/>
              </w:rPr>
              <w:t>客戶服務熱線服務時間：星期一至五上午9時至晚上8時；星期六早上9時至晚上6時；星期日及公眾假期休息</w:t>
            </w:r>
            <w:r w:rsidR="00BD3B60">
              <w:rPr>
                <w:rFonts w:ascii="PMingLiU" w:eastAsia="PMingLiU" w:hAnsi="PMingLiU" w:cs="Arial" w:hint="eastAsia"/>
                <w:lang w:eastAsia="zh-HK"/>
              </w:rPr>
              <w:t>。</w:t>
            </w:r>
          </w:p>
          <w:p w14:paraId="183B5BC1" w14:textId="77777777" w:rsidR="00357F7E" w:rsidRPr="003606DA" w:rsidRDefault="00357F7E">
            <w:pPr>
              <w:rPr>
                <w:rFonts w:ascii="微软雅黑" w:eastAsia="微软雅黑" w:hAnsi="微软雅黑" w:cs="Arial"/>
                <w:sz w:val="24"/>
                <w:szCs w:val="24"/>
                <w:lang w:eastAsia="zh-TW"/>
              </w:rPr>
            </w:pPr>
          </w:p>
        </w:tc>
        <w:tc>
          <w:tcPr>
            <w:tcW w:w="2155" w:type="dxa"/>
          </w:tcPr>
          <w:p w14:paraId="383BC777" w14:textId="63700E5C" w:rsidR="00B97C7A" w:rsidRDefault="00235C30" w:rsidP="00357F7E">
            <w:pPr>
              <w:rPr>
                <w:rFonts w:ascii="微软雅黑" w:eastAsia="微软雅黑" w:hAnsi="微软雅黑"/>
              </w:rPr>
            </w:pPr>
            <w:r>
              <w:rPr>
                <w:rFonts w:ascii="微软雅黑" w:eastAsia="微软雅黑" w:hAnsi="微软雅黑" w:hint="eastAsia"/>
              </w:rPr>
              <w:lastRenderedPageBreak/>
              <w:t>中信银行(国际)</w:t>
            </w:r>
            <w:r w:rsidR="00B97C7A" w:rsidRPr="00B97C7A">
              <w:rPr>
                <w:rFonts w:ascii="微软雅黑" w:eastAsia="微软雅黑" w:hAnsi="微软雅黑" w:hint="eastAsia"/>
              </w:rPr>
              <w:t>有限公司商业户口开户会面预约 - 参考编号: A202101200917591</w:t>
            </w:r>
          </w:p>
          <w:p w14:paraId="685FFD97" w14:textId="77777777" w:rsidR="00B97C7A" w:rsidRDefault="00B97C7A" w:rsidP="00357F7E">
            <w:pPr>
              <w:rPr>
                <w:rFonts w:ascii="微软雅黑" w:eastAsia="微软雅黑" w:hAnsi="微软雅黑"/>
              </w:rPr>
            </w:pPr>
          </w:p>
          <w:p w14:paraId="45907022" w14:textId="77777777" w:rsidR="00357F7E" w:rsidRPr="003606DA" w:rsidRDefault="00357F7E" w:rsidP="00357F7E">
            <w:pPr>
              <w:rPr>
                <w:rFonts w:ascii="微软雅黑" w:eastAsia="微软雅黑" w:hAnsi="微软雅黑"/>
              </w:rPr>
            </w:pPr>
            <w:r w:rsidRPr="003606DA">
              <w:rPr>
                <w:rFonts w:ascii="微软雅黑" w:eastAsia="微软雅黑" w:hAnsi="微软雅黑" w:hint="eastAsia"/>
              </w:rPr>
              <w:t>多谢使用</w:t>
            </w:r>
          </w:p>
          <w:p w14:paraId="512A9FDE" w14:textId="77777777" w:rsidR="00357F7E" w:rsidRPr="003606DA" w:rsidRDefault="00357F7E" w:rsidP="00357F7E">
            <w:pPr>
              <w:rPr>
                <w:rFonts w:ascii="微软雅黑" w:eastAsia="微软雅黑" w:hAnsi="微软雅黑"/>
              </w:rPr>
            </w:pPr>
            <w:r w:rsidRPr="003606DA">
              <w:rPr>
                <w:rFonts w:ascii="微软雅黑" w:eastAsia="微软雅黑" w:hAnsi="微软雅黑" w:hint="eastAsia"/>
              </w:rPr>
              <w:t>商业户口开户会面预约服务</w:t>
            </w:r>
          </w:p>
          <w:p w14:paraId="6B43E77B" w14:textId="77777777" w:rsidR="00357F7E" w:rsidRPr="003606DA" w:rsidRDefault="00357F7E" w:rsidP="00357F7E">
            <w:pPr>
              <w:rPr>
                <w:rFonts w:ascii="微软雅黑" w:eastAsia="微软雅黑" w:hAnsi="微软雅黑"/>
              </w:rPr>
            </w:pPr>
          </w:p>
          <w:p w14:paraId="27143FBD" w14:textId="77777777" w:rsidR="00E55DC3" w:rsidRPr="003606DA" w:rsidRDefault="00E55DC3" w:rsidP="00E55DC3">
            <w:pPr>
              <w:rPr>
                <w:rFonts w:ascii="微软雅黑" w:eastAsia="微软雅黑" w:hAnsi="微软雅黑"/>
                <w:b/>
              </w:rPr>
            </w:pPr>
            <w:r w:rsidRPr="003606DA">
              <w:rPr>
                <w:rFonts w:ascii="微软雅黑" w:eastAsia="微软雅黑" w:hAnsi="微软雅黑" w:hint="eastAsia"/>
                <w:b/>
              </w:rPr>
              <w:t>亲爱的客户</w:t>
            </w:r>
            <w:r w:rsidR="008B35B2" w:rsidRPr="003606DA">
              <w:rPr>
                <w:rFonts w:ascii="微软雅黑" w:eastAsia="微软雅黑" w:hAnsi="微软雅黑" w:cs="Arial" w:hint="eastAsia"/>
                <w:sz w:val="24"/>
                <w:szCs w:val="24"/>
              </w:rPr>
              <w:t>：</w:t>
            </w:r>
          </w:p>
          <w:p w14:paraId="4EDDF86C" w14:textId="77777777" w:rsidR="00E55DC3" w:rsidRPr="003606DA" w:rsidRDefault="00E55DC3" w:rsidP="00E55DC3">
            <w:pPr>
              <w:rPr>
                <w:rFonts w:ascii="微软雅黑" w:eastAsia="微软雅黑" w:hAnsi="微软雅黑"/>
              </w:rPr>
            </w:pPr>
          </w:p>
          <w:p w14:paraId="34901B01" w14:textId="77777777" w:rsidR="00E55DC3" w:rsidRPr="003606DA" w:rsidRDefault="00E55DC3" w:rsidP="00E55DC3">
            <w:pPr>
              <w:rPr>
                <w:rFonts w:ascii="微软雅黑" w:eastAsia="微软雅黑" w:hAnsi="微软雅黑"/>
              </w:rPr>
            </w:pPr>
            <w:r w:rsidRPr="003606DA">
              <w:rPr>
                <w:rFonts w:ascii="微软雅黑" w:eastAsia="微软雅黑" w:hAnsi="微软雅黑" w:hint="eastAsia"/>
              </w:rPr>
              <w:t>多谢贵公司支持中信银行</w:t>
            </w:r>
            <w:r w:rsidR="00A82B48" w:rsidRPr="003606DA">
              <w:rPr>
                <w:rFonts w:ascii="微软雅黑" w:eastAsia="微软雅黑" w:hAnsi="微软雅黑" w:hint="eastAsia"/>
              </w:rPr>
              <w:t>(</w:t>
            </w:r>
            <w:r w:rsidRPr="003606DA">
              <w:rPr>
                <w:rFonts w:ascii="微软雅黑" w:eastAsia="微软雅黑" w:hAnsi="微软雅黑" w:hint="eastAsia"/>
              </w:rPr>
              <w:t>国际</w:t>
            </w:r>
            <w:r w:rsidR="00A82B48" w:rsidRPr="003606DA">
              <w:rPr>
                <w:rFonts w:ascii="微软雅黑" w:eastAsia="微软雅黑" w:hAnsi="微软雅黑" w:hint="eastAsia"/>
              </w:rPr>
              <w:t>)</w:t>
            </w:r>
            <w:r w:rsidRPr="003606DA">
              <w:rPr>
                <w:rFonts w:ascii="微软雅黑" w:eastAsia="微软雅黑" w:hAnsi="微软雅黑" w:hint="eastAsia"/>
              </w:rPr>
              <w:t>有限公司</w:t>
            </w:r>
            <w:r w:rsidR="00BD3B60">
              <w:rPr>
                <w:rFonts w:ascii="PMingLiU" w:eastAsia="PMingLiU" w:hAnsi="PMingLiU" w:cs="Arial" w:hint="eastAsia"/>
                <w:sz w:val="24"/>
                <w:szCs w:val="24"/>
                <w:lang w:eastAsia="zh-HK"/>
              </w:rPr>
              <w:t>。</w:t>
            </w:r>
            <w:r w:rsidRPr="003606DA">
              <w:rPr>
                <w:rFonts w:ascii="微软雅黑" w:eastAsia="微软雅黑" w:hAnsi="微软雅黑" w:hint="eastAsia"/>
              </w:rPr>
              <w:t>我们已收到贵公司的商业户口开户会面预约</w:t>
            </w:r>
            <w:r w:rsidR="00D83C07" w:rsidRPr="003606DA">
              <w:rPr>
                <w:rFonts w:ascii="微软雅黑" w:eastAsia="微软雅黑" w:hAnsi="微软雅黑" w:hint="eastAsia"/>
              </w:rPr>
              <w:t>要求</w:t>
            </w:r>
            <w:r w:rsidR="00C83343">
              <w:rPr>
                <w:rFonts w:ascii="PMingLiU" w:eastAsia="PMingLiU" w:hAnsi="PMingLiU" w:cs="Arial" w:hint="eastAsia"/>
                <w:lang w:eastAsia="zh-HK"/>
              </w:rPr>
              <w:t>，</w:t>
            </w:r>
            <w:r w:rsidRPr="003606DA">
              <w:rPr>
                <w:rFonts w:ascii="微软雅黑" w:eastAsia="微软雅黑" w:hAnsi="微软雅黑" w:hint="eastAsia"/>
              </w:rPr>
              <w:t>并</w:t>
            </w:r>
            <w:r w:rsidR="00D83C07" w:rsidRPr="003606DA">
              <w:rPr>
                <w:rFonts w:ascii="微软雅黑" w:eastAsia="微软雅黑" w:hAnsi="微软雅黑" w:hint="eastAsia"/>
              </w:rPr>
              <w:t>将</w:t>
            </w:r>
            <w:r w:rsidRPr="003606DA">
              <w:rPr>
                <w:rFonts w:ascii="微软雅黑" w:eastAsia="微软雅黑" w:hAnsi="微软雅黑" w:hint="eastAsia"/>
              </w:rPr>
              <w:t>于</w:t>
            </w:r>
            <w:r w:rsidR="00A82B48" w:rsidRPr="003606DA">
              <w:rPr>
                <w:rFonts w:ascii="微软雅黑" w:eastAsia="微软雅黑" w:hAnsi="微软雅黑" w:hint="eastAsia"/>
              </w:rPr>
              <w:t>5</w:t>
            </w:r>
            <w:r w:rsidRPr="003606DA">
              <w:rPr>
                <w:rFonts w:ascii="微软雅黑" w:eastAsia="微软雅黑" w:hAnsi="微软雅黑" w:hint="eastAsia"/>
              </w:rPr>
              <w:t>个工作天内联络贵公司</w:t>
            </w:r>
            <w:r w:rsidR="001C7409" w:rsidRPr="003606DA">
              <w:rPr>
                <w:rFonts w:ascii="微软雅黑" w:eastAsia="微软雅黑" w:hAnsi="微软雅黑" w:hint="eastAsia"/>
              </w:rPr>
              <w:t>关于</w:t>
            </w:r>
            <w:r w:rsidRPr="003606DA">
              <w:rPr>
                <w:rFonts w:ascii="微软雅黑" w:eastAsia="微软雅黑" w:hAnsi="微软雅黑" w:hint="eastAsia"/>
              </w:rPr>
              <w:t>会面</w:t>
            </w:r>
            <w:r w:rsidR="00D83C07" w:rsidRPr="003606DA">
              <w:rPr>
                <w:rFonts w:ascii="微软雅黑" w:eastAsia="微软雅黑" w:hAnsi="微软雅黑" w:hint="eastAsia"/>
              </w:rPr>
              <w:t>事宜</w:t>
            </w:r>
            <w:r w:rsidR="00BD3B60">
              <w:rPr>
                <w:rFonts w:ascii="PMingLiU" w:eastAsia="PMingLiU" w:hAnsi="PMingLiU" w:cs="Arial" w:hint="eastAsia"/>
                <w:sz w:val="24"/>
                <w:szCs w:val="24"/>
                <w:lang w:eastAsia="zh-HK"/>
              </w:rPr>
              <w:t>。</w:t>
            </w:r>
            <w:r w:rsidRPr="003606DA">
              <w:rPr>
                <w:rFonts w:ascii="微软雅黑" w:eastAsia="微软雅黑" w:hAnsi="微软雅黑" w:hint="eastAsia"/>
              </w:rPr>
              <w:t>我们期待为贵公司服务！</w:t>
            </w:r>
          </w:p>
          <w:p w14:paraId="1768D20D" w14:textId="77777777" w:rsidR="00E55DC3" w:rsidRPr="003606DA" w:rsidRDefault="00E55DC3" w:rsidP="00E55DC3">
            <w:pPr>
              <w:rPr>
                <w:rFonts w:ascii="微软雅黑" w:eastAsia="微软雅黑" w:hAnsi="微软雅黑"/>
              </w:rPr>
            </w:pPr>
          </w:p>
          <w:p w14:paraId="2B4F0AA6" w14:textId="77777777" w:rsidR="00E55DC3" w:rsidRPr="003606DA" w:rsidRDefault="00A82B48" w:rsidP="00E55DC3">
            <w:pPr>
              <w:rPr>
                <w:rFonts w:ascii="微软雅黑" w:eastAsia="微软雅黑" w:hAnsi="微软雅黑"/>
                <w:b/>
              </w:rPr>
            </w:pPr>
            <w:r w:rsidRPr="003606DA">
              <w:rPr>
                <w:rFonts w:ascii="微软雅黑" w:eastAsia="微软雅黑" w:hAnsi="微软雅黑" w:hint="eastAsia"/>
                <w:b/>
              </w:rPr>
              <w:t>你</w:t>
            </w:r>
            <w:r w:rsidR="00E55DC3" w:rsidRPr="003606DA">
              <w:rPr>
                <w:rFonts w:ascii="微软雅黑" w:eastAsia="微软雅黑" w:hAnsi="微软雅黑" w:hint="eastAsia"/>
                <w:b/>
              </w:rPr>
              <w:t>的参考编号</w:t>
            </w:r>
            <w:r w:rsidR="008B35B2" w:rsidRPr="003606DA">
              <w:rPr>
                <w:rFonts w:ascii="微软雅黑" w:eastAsia="微软雅黑" w:hAnsi="微软雅黑" w:cs="Arial" w:hint="eastAsia"/>
                <w:sz w:val="24"/>
                <w:szCs w:val="24"/>
              </w:rPr>
              <w:t>：</w:t>
            </w:r>
            <w:r w:rsidR="00E55DC3" w:rsidRPr="003606DA">
              <w:rPr>
                <w:rFonts w:ascii="微软雅黑" w:eastAsia="微软雅黑" w:hAnsi="微软雅黑"/>
                <w:b/>
              </w:rPr>
              <w:t>A202101070922489</w:t>
            </w:r>
          </w:p>
          <w:p w14:paraId="1258588D" w14:textId="77777777" w:rsidR="00E55DC3" w:rsidRPr="003606DA" w:rsidRDefault="00E55DC3" w:rsidP="00E55DC3">
            <w:pPr>
              <w:rPr>
                <w:rFonts w:ascii="微软雅黑" w:eastAsia="微软雅黑" w:hAnsi="微软雅黑"/>
              </w:rPr>
            </w:pPr>
          </w:p>
          <w:p w14:paraId="6249CF52" w14:textId="77777777" w:rsidR="00E55DC3" w:rsidRPr="003606DA" w:rsidRDefault="00E55DC3" w:rsidP="00E55DC3">
            <w:pPr>
              <w:rPr>
                <w:rFonts w:ascii="微软雅黑" w:eastAsia="微软雅黑" w:hAnsi="微软雅黑"/>
              </w:rPr>
            </w:pPr>
            <w:r w:rsidRPr="003606DA">
              <w:rPr>
                <w:rFonts w:ascii="微软雅黑" w:eastAsia="微软雅黑" w:hAnsi="微软雅黑" w:hint="eastAsia"/>
              </w:rPr>
              <w:t>如有查询</w:t>
            </w:r>
            <w:r w:rsidR="00C83343">
              <w:rPr>
                <w:rFonts w:ascii="PMingLiU" w:eastAsia="PMingLiU" w:hAnsi="PMingLiU" w:cs="Arial" w:hint="eastAsia"/>
                <w:lang w:eastAsia="zh-HK"/>
              </w:rPr>
              <w:t>，</w:t>
            </w:r>
            <w:r w:rsidRPr="003606DA">
              <w:rPr>
                <w:rFonts w:ascii="微软雅黑" w:eastAsia="微软雅黑" w:hAnsi="微软雅黑" w:hint="eastAsia"/>
              </w:rPr>
              <w:t>请致电本行客户服务热线</w:t>
            </w:r>
            <w:r w:rsidRPr="003606DA">
              <w:rPr>
                <w:rFonts w:ascii="微软雅黑" w:eastAsia="微软雅黑" w:hAnsi="微软雅黑"/>
              </w:rPr>
              <w:t>1 (852) 2287 6868</w:t>
            </w:r>
            <w:r w:rsidR="00BD3B60">
              <w:rPr>
                <w:rFonts w:ascii="PMingLiU" w:eastAsia="PMingLiU" w:hAnsi="PMingLiU" w:cs="Arial" w:hint="eastAsia"/>
                <w:sz w:val="24"/>
                <w:szCs w:val="24"/>
                <w:lang w:eastAsia="zh-HK"/>
              </w:rPr>
              <w:t>。</w:t>
            </w:r>
          </w:p>
          <w:p w14:paraId="44A35C2C" w14:textId="77777777" w:rsidR="00E55DC3" w:rsidRPr="003606DA" w:rsidRDefault="00E55DC3" w:rsidP="00E55DC3">
            <w:pPr>
              <w:rPr>
                <w:rFonts w:ascii="微软雅黑" w:eastAsia="微软雅黑" w:hAnsi="微软雅黑"/>
              </w:rPr>
            </w:pPr>
          </w:p>
          <w:p w14:paraId="4A13E697" w14:textId="77777777" w:rsidR="00E55DC3" w:rsidRPr="003606DA" w:rsidRDefault="00E55DC3" w:rsidP="00E55DC3">
            <w:pPr>
              <w:rPr>
                <w:rFonts w:ascii="微软雅黑" w:eastAsia="微软雅黑" w:hAnsi="微软雅黑"/>
              </w:rPr>
            </w:pPr>
            <w:r w:rsidRPr="003606DA">
              <w:rPr>
                <w:rFonts w:ascii="微软雅黑" w:eastAsia="微软雅黑" w:hAnsi="微软雅黑" w:hint="eastAsia"/>
              </w:rPr>
              <w:t>中信银行</w:t>
            </w:r>
            <w:r w:rsidR="00A82B48" w:rsidRPr="003606DA">
              <w:rPr>
                <w:rFonts w:ascii="微软雅黑" w:eastAsia="微软雅黑" w:hAnsi="微软雅黑" w:hint="eastAsia"/>
              </w:rPr>
              <w:t>(</w:t>
            </w:r>
            <w:r w:rsidRPr="003606DA">
              <w:rPr>
                <w:rFonts w:ascii="微软雅黑" w:eastAsia="微软雅黑" w:hAnsi="微软雅黑" w:hint="eastAsia"/>
              </w:rPr>
              <w:t>国际</w:t>
            </w:r>
            <w:r w:rsidR="00A82B48" w:rsidRPr="003606DA">
              <w:rPr>
                <w:rFonts w:ascii="微软雅黑" w:eastAsia="微软雅黑" w:hAnsi="微软雅黑" w:hint="eastAsia"/>
              </w:rPr>
              <w:t>)</w:t>
            </w:r>
            <w:r w:rsidRPr="003606DA">
              <w:rPr>
                <w:rFonts w:ascii="微软雅黑" w:eastAsia="微软雅黑" w:hAnsi="微软雅黑" w:hint="eastAsia"/>
              </w:rPr>
              <w:t>有限公司 谨启</w:t>
            </w:r>
          </w:p>
          <w:p w14:paraId="78820A31" w14:textId="77777777" w:rsidR="00E55DC3" w:rsidRPr="003606DA" w:rsidRDefault="00E55DC3" w:rsidP="00E55DC3">
            <w:pPr>
              <w:rPr>
                <w:rFonts w:ascii="微软雅黑" w:eastAsia="微软雅黑" w:hAnsi="微软雅黑"/>
              </w:rPr>
            </w:pPr>
          </w:p>
          <w:p w14:paraId="2FCDE3C0" w14:textId="77777777" w:rsidR="00E55DC3" w:rsidRPr="003606DA" w:rsidRDefault="00E55DC3" w:rsidP="00E55DC3">
            <w:pPr>
              <w:rPr>
                <w:rFonts w:ascii="微软雅黑" w:eastAsia="微软雅黑" w:hAnsi="微软雅黑"/>
              </w:rPr>
            </w:pPr>
            <w:r w:rsidRPr="003606DA">
              <w:rPr>
                <w:rFonts w:ascii="微软雅黑" w:eastAsia="微软雅黑" w:hAnsi="微软雅黑"/>
              </w:rPr>
              <w:t>1</w:t>
            </w:r>
            <w:r w:rsidRPr="003606DA">
              <w:rPr>
                <w:rFonts w:ascii="微软雅黑" w:eastAsia="微软雅黑" w:hAnsi="微软雅黑" w:hint="eastAsia"/>
              </w:rPr>
              <w:t>客户服务热线服务时间：星期一至五上午</w:t>
            </w:r>
            <w:r w:rsidRPr="003606DA">
              <w:rPr>
                <w:rFonts w:ascii="微软雅黑" w:eastAsia="微软雅黑" w:hAnsi="微软雅黑"/>
              </w:rPr>
              <w:t>9</w:t>
            </w:r>
            <w:r w:rsidRPr="003606DA">
              <w:rPr>
                <w:rFonts w:ascii="微软雅黑" w:eastAsia="微软雅黑" w:hAnsi="微软雅黑" w:hint="eastAsia"/>
              </w:rPr>
              <w:t>时至晚上</w:t>
            </w:r>
            <w:r w:rsidRPr="003606DA">
              <w:rPr>
                <w:rFonts w:ascii="微软雅黑" w:eastAsia="微软雅黑" w:hAnsi="微软雅黑"/>
              </w:rPr>
              <w:t>8</w:t>
            </w:r>
            <w:r w:rsidRPr="003606DA">
              <w:rPr>
                <w:rFonts w:ascii="微软雅黑" w:eastAsia="微软雅黑" w:hAnsi="微软雅黑" w:hint="eastAsia"/>
              </w:rPr>
              <w:t>时；</w:t>
            </w:r>
            <w:r w:rsidRPr="003606DA">
              <w:rPr>
                <w:rFonts w:ascii="微软雅黑" w:eastAsia="微软雅黑" w:hAnsi="微软雅黑" w:hint="eastAsia"/>
              </w:rPr>
              <w:lastRenderedPageBreak/>
              <w:t>星期六早上</w:t>
            </w:r>
            <w:r w:rsidRPr="003606DA">
              <w:rPr>
                <w:rFonts w:ascii="微软雅黑" w:eastAsia="微软雅黑" w:hAnsi="微软雅黑"/>
              </w:rPr>
              <w:t>9</w:t>
            </w:r>
            <w:r w:rsidRPr="003606DA">
              <w:rPr>
                <w:rFonts w:ascii="微软雅黑" w:eastAsia="微软雅黑" w:hAnsi="微软雅黑" w:hint="eastAsia"/>
              </w:rPr>
              <w:t>时至晚上</w:t>
            </w:r>
            <w:r w:rsidRPr="003606DA">
              <w:rPr>
                <w:rFonts w:ascii="微软雅黑" w:eastAsia="微软雅黑" w:hAnsi="微软雅黑"/>
              </w:rPr>
              <w:t>6</w:t>
            </w:r>
            <w:r w:rsidRPr="003606DA">
              <w:rPr>
                <w:rFonts w:ascii="微软雅黑" w:eastAsia="微软雅黑" w:hAnsi="微软雅黑" w:hint="eastAsia"/>
              </w:rPr>
              <w:t>时；星期日及公众假期休息</w:t>
            </w:r>
            <w:r w:rsidR="00BD3B60">
              <w:rPr>
                <w:rFonts w:ascii="PMingLiU" w:eastAsia="PMingLiU" w:hAnsi="PMingLiU" w:cs="Arial" w:hint="eastAsia"/>
                <w:sz w:val="24"/>
                <w:szCs w:val="24"/>
                <w:lang w:eastAsia="zh-HK"/>
              </w:rPr>
              <w:t>。</w:t>
            </w:r>
          </w:p>
          <w:p w14:paraId="08A71099" w14:textId="77777777" w:rsidR="00357F7E" w:rsidRPr="003606DA" w:rsidRDefault="00357F7E" w:rsidP="00DF087B">
            <w:pPr>
              <w:shd w:val="clear" w:color="auto" w:fill="FFFFFF"/>
              <w:spacing w:line="270" w:lineRule="atLeast"/>
              <w:rPr>
                <w:rFonts w:ascii="微软雅黑" w:eastAsia="微软雅黑" w:hAnsi="微软雅黑" w:cs="Arial"/>
                <w:sz w:val="24"/>
                <w:szCs w:val="24"/>
              </w:rPr>
            </w:pPr>
          </w:p>
        </w:tc>
      </w:tr>
    </w:tbl>
    <w:p w14:paraId="545AAD2E" w14:textId="77777777" w:rsidR="003723F6" w:rsidRDefault="003723F6">
      <w:pPr>
        <w:rPr>
          <w:rFonts w:ascii="Arial" w:hAnsi="Arial" w:cs="Arial"/>
          <w:sz w:val="24"/>
          <w:szCs w:val="24"/>
        </w:rPr>
      </w:pPr>
    </w:p>
    <w:p w14:paraId="35B29454" w14:textId="77777777" w:rsidR="003723F6" w:rsidRDefault="003723F6" w:rsidP="003723F6">
      <w:r>
        <w:br w:type="page"/>
      </w:r>
    </w:p>
    <w:p w14:paraId="1EF13375" w14:textId="77777777" w:rsidR="00357F7E" w:rsidRDefault="003723F6" w:rsidP="000A302F">
      <w:pPr>
        <w:pStyle w:val="Heading1"/>
      </w:pPr>
      <w:r>
        <w:lastRenderedPageBreak/>
        <w:t>Message box</w:t>
      </w:r>
    </w:p>
    <w:tbl>
      <w:tblPr>
        <w:tblStyle w:val="TableGrid"/>
        <w:tblW w:w="0" w:type="auto"/>
        <w:tblLook w:val="04A0" w:firstRow="1" w:lastRow="0" w:firstColumn="1" w:lastColumn="0" w:noHBand="0" w:noVBand="1"/>
      </w:tblPr>
      <w:tblGrid>
        <w:gridCol w:w="3071"/>
        <w:gridCol w:w="2600"/>
        <w:gridCol w:w="2569"/>
        <w:gridCol w:w="2550"/>
      </w:tblGrid>
      <w:tr w:rsidR="001C060A" w14:paraId="712B1E5F" w14:textId="77777777" w:rsidTr="003723F6">
        <w:tc>
          <w:tcPr>
            <w:tcW w:w="2697" w:type="dxa"/>
          </w:tcPr>
          <w:p w14:paraId="264FDA49" w14:textId="77777777" w:rsidR="003723F6" w:rsidRDefault="003723F6">
            <w:pPr>
              <w:rPr>
                <w:rFonts w:ascii="Arial" w:hAnsi="Arial" w:cs="Arial"/>
                <w:sz w:val="24"/>
                <w:szCs w:val="24"/>
              </w:rPr>
            </w:pPr>
            <w:r>
              <w:rPr>
                <w:rFonts w:ascii="Arial" w:hAnsi="Arial" w:cs="Arial"/>
                <w:sz w:val="24"/>
                <w:szCs w:val="24"/>
              </w:rPr>
              <w:t>UI</w:t>
            </w:r>
          </w:p>
        </w:tc>
        <w:tc>
          <w:tcPr>
            <w:tcW w:w="2697" w:type="dxa"/>
          </w:tcPr>
          <w:p w14:paraId="6075E0A2" w14:textId="77777777" w:rsidR="003723F6" w:rsidRDefault="003723F6">
            <w:pPr>
              <w:rPr>
                <w:rFonts w:ascii="Arial" w:hAnsi="Arial" w:cs="Arial"/>
                <w:sz w:val="24"/>
                <w:szCs w:val="24"/>
              </w:rPr>
            </w:pPr>
            <w:r>
              <w:rPr>
                <w:rFonts w:ascii="Arial" w:hAnsi="Arial" w:cs="Arial"/>
                <w:sz w:val="24"/>
                <w:szCs w:val="24"/>
              </w:rPr>
              <w:t>EN</w:t>
            </w:r>
          </w:p>
        </w:tc>
        <w:tc>
          <w:tcPr>
            <w:tcW w:w="2698" w:type="dxa"/>
          </w:tcPr>
          <w:p w14:paraId="253796F2" w14:textId="77777777" w:rsidR="003723F6" w:rsidRDefault="003723F6">
            <w:pPr>
              <w:rPr>
                <w:rFonts w:ascii="Arial" w:hAnsi="Arial" w:cs="Arial"/>
                <w:sz w:val="24"/>
                <w:szCs w:val="24"/>
              </w:rPr>
            </w:pPr>
            <w:r>
              <w:rPr>
                <w:rFonts w:ascii="Arial" w:hAnsi="Arial" w:cs="Arial"/>
                <w:sz w:val="24"/>
                <w:szCs w:val="24"/>
              </w:rPr>
              <w:t>TC</w:t>
            </w:r>
          </w:p>
        </w:tc>
        <w:tc>
          <w:tcPr>
            <w:tcW w:w="2698" w:type="dxa"/>
          </w:tcPr>
          <w:p w14:paraId="60A69190" w14:textId="77777777" w:rsidR="003723F6" w:rsidRDefault="003723F6">
            <w:pPr>
              <w:rPr>
                <w:rFonts w:ascii="Arial" w:hAnsi="Arial" w:cs="Arial"/>
                <w:sz w:val="24"/>
                <w:szCs w:val="24"/>
              </w:rPr>
            </w:pPr>
            <w:r>
              <w:rPr>
                <w:rFonts w:ascii="Arial" w:hAnsi="Arial" w:cs="Arial"/>
                <w:sz w:val="24"/>
                <w:szCs w:val="24"/>
              </w:rPr>
              <w:t>SC</w:t>
            </w:r>
          </w:p>
        </w:tc>
      </w:tr>
      <w:tr w:rsidR="001C060A" w14:paraId="7F4D2A42" w14:textId="77777777" w:rsidTr="003723F6">
        <w:tc>
          <w:tcPr>
            <w:tcW w:w="2697" w:type="dxa"/>
          </w:tcPr>
          <w:p w14:paraId="1E391348" w14:textId="77777777" w:rsidR="003723F6" w:rsidRDefault="003723F6">
            <w:pPr>
              <w:rPr>
                <w:rFonts w:ascii="Arial" w:hAnsi="Arial" w:cs="Arial"/>
                <w:sz w:val="24"/>
                <w:szCs w:val="24"/>
              </w:rPr>
            </w:pPr>
            <w:r>
              <w:rPr>
                <w:noProof/>
              </w:rPr>
              <w:drawing>
                <wp:inline distT="0" distB="0" distL="0" distR="0" wp14:anchorId="6406CA16" wp14:editId="7383A5CD">
                  <wp:extent cx="1697536" cy="64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6474" cy="670757"/>
                          </a:xfrm>
                          <a:prstGeom prst="rect">
                            <a:avLst/>
                          </a:prstGeom>
                        </pic:spPr>
                      </pic:pic>
                    </a:graphicData>
                  </a:graphic>
                </wp:inline>
              </w:drawing>
            </w:r>
          </w:p>
        </w:tc>
        <w:tc>
          <w:tcPr>
            <w:tcW w:w="2697" w:type="dxa"/>
          </w:tcPr>
          <w:p w14:paraId="0EA572DF" w14:textId="77777777" w:rsidR="003723F6" w:rsidRDefault="003723F6" w:rsidP="003723F6">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Are you sure you want to delete this "Relevant Individual" information?</w:t>
            </w:r>
          </w:p>
          <w:p w14:paraId="7C3493F3" w14:textId="77777777" w:rsidR="003723F6" w:rsidRDefault="003723F6" w:rsidP="003723F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No</w:t>
            </w:r>
            <w:r w:rsidR="008C09A8">
              <w:rPr>
                <w:rFonts w:ascii="Segoe UI" w:hAnsi="Segoe UI" w:cs="Segoe UI"/>
                <w:color w:val="172B4D"/>
                <w:sz w:val="21"/>
                <w:szCs w:val="21"/>
              </w:rPr>
              <w:t xml:space="preserve"> Yes</w:t>
            </w:r>
          </w:p>
          <w:p w14:paraId="081CC14D" w14:textId="77777777" w:rsidR="003723F6" w:rsidRDefault="003723F6">
            <w:pPr>
              <w:rPr>
                <w:rFonts w:ascii="Arial" w:hAnsi="Arial" w:cs="Arial"/>
                <w:sz w:val="24"/>
                <w:szCs w:val="24"/>
              </w:rPr>
            </w:pPr>
          </w:p>
        </w:tc>
        <w:tc>
          <w:tcPr>
            <w:tcW w:w="2698" w:type="dxa"/>
          </w:tcPr>
          <w:p w14:paraId="5230495D" w14:textId="77777777" w:rsidR="003723F6" w:rsidRPr="007A7054" w:rsidRDefault="003723F6" w:rsidP="003723F6">
            <w:pPr>
              <w:pStyle w:val="NormalWeb"/>
              <w:shd w:val="clear" w:color="auto" w:fill="FFFFFF"/>
              <w:spacing w:before="0" w:beforeAutospacing="0" w:after="0" w:afterAutospacing="0"/>
              <w:rPr>
                <w:rFonts w:ascii="微软雅黑" w:eastAsia="微软雅黑" w:hAnsi="微软雅黑" w:cs="Segoe UI"/>
                <w:color w:val="172B4D"/>
                <w:lang w:eastAsia="zh-TW"/>
              </w:rPr>
            </w:pPr>
            <w:r w:rsidRPr="007A7054">
              <w:rPr>
                <w:rStyle w:val="tlid-translation"/>
                <w:rFonts w:ascii="微软雅黑" w:eastAsia="微软雅黑" w:hAnsi="微软雅黑" w:cs="宋体" w:hint="eastAsia"/>
                <w:color w:val="172B4D"/>
                <w:lang w:eastAsia="zh-TW"/>
              </w:rPr>
              <w:t>你確定要刪除此有關人士的資料嗎</w:t>
            </w:r>
            <w:r w:rsidRPr="007A7054">
              <w:rPr>
                <w:rStyle w:val="tlid-translation"/>
                <w:rFonts w:ascii="微软雅黑" w:eastAsia="微软雅黑" w:hAnsi="微软雅黑" w:cs="微软雅黑" w:hint="eastAsia"/>
                <w:color w:val="172B4D"/>
                <w:lang w:eastAsia="zh-TW"/>
              </w:rPr>
              <w:t>？</w:t>
            </w:r>
          </w:p>
          <w:p w14:paraId="217B5CF0" w14:textId="77777777" w:rsidR="003723F6" w:rsidRPr="007A7054" w:rsidRDefault="003723F6" w:rsidP="003723F6">
            <w:pPr>
              <w:pStyle w:val="NormalWeb"/>
              <w:shd w:val="clear" w:color="auto" w:fill="FFFFFF"/>
              <w:spacing w:before="150" w:beforeAutospacing="0" w:after="0" w:afterAutospacing="0"/>
              <w:rPr>
                <w:rFonts w:ascii="微软雅黑" w:eastAsia="微软雅黑" w:hAnsi="微软雅黑" w:cs="Segoe UI"/>
                <w:color w:val="172B4D"/>
              </w:rPr>
            </w:pPr>
            <w:r w:rsidRPr="007A7054">
              <w:rPr>
                <w:rStyle w:val="tlid-translation"/>
                <w:rFonts w:ascii="微软雅黑" w:eastAsia="微软雅黑" w:hAnsi="微软雅黑" w:cs="宋体" w:hint="eastAsia"/>
                <w:color w:val="172B4D"/>
              </w:rPr>
              <w:t>取</w:t>
            </w:r>
            <w:r w:rsidRPr="007A7054">
              <w:rPr>
                <w:rStyle w:val="tlid-translation"/>
                <w:rFonts w:ascii="微软雅黑" w:eastAsia="微软雅黑" w:hAnsi="微软雅黑" w:cs="微软雅黑" w:hint="eastAsia"/>
                <w:color w:val="172B4D"/>
              </w:rPr>
              <w:t>消</w:t>
            </w:r>
            <w:r w:rsidR="008C09A8" w:rsidRPr="007A7054">
              <w:rPr>
                <w:rStyle w:val="tlid-translation"/>
                <w:rFonts w:ascii="微软雅黑" w:eastAsia="微软雅黑" w:hAnsi="微软雅黑" w:cs="微软雅黑" w:hint="eastAsia"/>
                <w:color w:val="172B4D"/>
                <w:lang w:eastAsia="zh-TW"/>
              </w:rPr>
              <w:t xml:space="preserve"> </w:t>
            </w:r>
            <w:r w:rsidR="008C09A8" w:rsidRPr="007A7054">
              <w:rPr>
                <w:rStyle w:val="tlid-translation"/>
                <w:rFonts w:ascii="微软雅黑" w:eastAsia="微软雅黑" w:hAnsi="微软雅黑" w:cs="宋体" w:hint="eastAsia"/>
                <w:color w:val="172B4D"/>
              </w:rPr>
              <w:t>確定</w:t>
            </w:r>
            <w:r w:rsidR="008C09A8" w:rsidRPr="007A7054">
              <w:rPr>
                <w:rStyle w:val="tlid-translation"/>
                <w:rFonts w:ascii="微软雅黑" w:eastAsia="微软雅黑" w:hAnsi="微软雅黑"/>
                <w:color w:val="172B4D"/>
              </w:rPr>
              <w:t>       </w:t>
            </w:r>
          </w:p>
          <w:p w14:paraId="14A92919" w14:textId="77777777" w:rsidR="003723F6" w:rsidRPr="007A7054" w:rsidRDefault="003723F6">
            <w:pPr>
              <w:rPr>
                <w:rFonts w:ascii="微软雅黑" w:eastAsia="微软雅黑" w:hAnsi="微软雅黑" w:cs="Arial"/>
                <w:sz w:val="24"/>
                <w:szCs w:val="24"/>
              </w:rPr>
            </w:pPr>
          </w:p>
        </w:tc>
        <w:tc>
          <w:tcPr>
            <w:tcW w:w="2698" w:type="dxa"/>
          </w:tcPr>
          <w:p w14:paraId="389A699E" w14:textId="77777777" w:rsidR="003723F6" w:rsidRPr="007A7054" w:rsidRDefault="003723F6" w:rsidP="003723F6">
            <w:pPr>
              <w:pStyle w:val="NormalWeb"/>
              <w:shd w:val="clear" w:color="auto" w:fill="FFFFFF"/>
              <w:spacing w:before="0" w:beforeAutospacing="0" w:after="0" w:afterAutospacing="0"/>
              <w:rPr>
                <w:rFonts w:ascii="微软雅黑" w:eastAsia="微软雅黑" w:hAnsi="微软雅黑" w:cs="Segoe UI"/>
                <w:color w:val="172B4D"/>
              </w:rPr>
            </w:pPr>
            <w:r w:rsidRPr="007A7054">
              <w:rPr>
                <w:rFonts w:ascii="微软雅黑" w:eastAsia="微软雅黑" w:hAnsi="微软雅黑" w:cs="微软雅黑" w:hint="eastAsia"/>
                <w:color w:val="000000"/>
              </w:rPr>
              <w:t>你确定要删除此有关人士的资料吗</w:t>
            </w:r>
            <w:r w:rsidR="007A7054" w:rsidRPr="007A7054">
              <w:rPr>
                <w:rFonts w:ascii="微软雅黑" w:eastAsia="微软雅黑" w:hAnsi="微软雅黑" w:cs="Arial" w:hint="eastAsia"/>
                <w:lang w:eastAsia="zh-HK"/>
              </w:rPr>
              <w:t>？</w:t>
            </w:r>
          </w:p>
          <w:p w14:paraId="16D29B75" w14:textId="77777777" w:rsidR="003723F6" w:rsidRPr="007A7054" w:rsidRDefault="003723F6" w:rsidP="003723F6">
            <w:pPr>
              <w:pStyle w:val="NormalWeb"/>
              <w:shd w:val="clear" w:color="auto" w:fill="FFFFFF"/>
              <w:spacing w:before="150" w:beforeAutospacing="0" w:after="0" w:afterAutospacing="0"/>
              <w:rPr>
                <w:rFonts w:ascii="微软雅黑" w:eastAsia="微软雅黑" w:hAnsi="微软雅黑" w:cs="Segoe UI"/>
                <w:color w:val="172B4D"/>
              </w:rPr>
            </w:pPr>
            <w:r w:rsidRPr="007A7054">
              <w:rPr>
                <w:rStyle w:val="tlid-translation"/>
                <w:rFonts w:ascii="微软雅黑" w:eastAsia="微软雅黑" w:hAnsi="微软雅黑" w:cs="宋体" w:hint="eastAsia"/>
                <w:color w:val="172B4D"/>
              </w:rPr>
              <w:t>取</w:t>
            </w:r>
            <w:r w:rsidRPr="007A7054">
              <w:rPr>
                <w:rStyle w:val="tlid-translation"/>
                <w:rFonts w:ascii="微软雅黑" w:eastAsia="微软雅黑" w:hAnsi="微软雅黑" w:cs="微软雅黑" w:hint="eastAsia"/>
                <w:color w:val="172B4D"/>
              </w:rPr>
              <w:t>消</w:t>
            </w:r>
            <w:r w:rsidR="008C09A8" w:rsidRPr="007A7054">
              <w:rPr>
                <w:rStyle w:val="tlid-translation"/>
                <w:rFonts w:ascii="微软雅黑" w:eastAsia="微软雅黑" w:hAnsi="微软雅黑" w:cs="微软雅黑" w:hint="eastAsia"/>
                <w:color w:val="172B4D"/>
                <w:lang w:eastAsia="zh-TW"/>
              </w:rPr>
              <w:t xml:space="preserve"> </w:t>
            </w:r>
            <w:r w:rsidR="008C09A8" w:rsidRPr="007A7054">
              <w:rPr>
                <w:rStyle w:val="tlid-translation"/>
                <w:rFonts w:ascii="微软雅黑" w:eastAsia="微软雅黑" w:hAnsi="微软雅黑" w:cs="宋体" w:hint="eastAsia"/>
                <w:color w:val="172B4D"/>
              </w:rPr>
              <w:t>确定</w:t>
            </w:r>
            <w:r w:rsidR="008C09A8" w:rsidRPr="007A7054">
              <w:rPr>
                <w:rStyle w:val="tlid-translation"/>
                <w:rFonts w:ascii="微软雅黑" w:eastAsia="微软雅黑" w:hAnsi="微软雅黑"/>
                <w:color w:val="172B4D"/>
              </w:rPr>
              <w:t> </w:t>
            </w:r>
          </w:p>
          <w:p w14:paraId="28A28ECE" w14:textId="77777777" w:rsidR="003723F6" w:rsidRPr="007A7054" w:rsidRDefault="003723F6">
            <w:pPr>
              <w:rPr>
                <w:rFonts w:ascii="微软雅黑" w:eastAsia="微软雅黑" w:hAnsi="微软雅黑" w:cs="Arial"/>
                <w:sz w:val="24"/>
                <w:szCs w:val="24"/>
              </w:rPr>
            </w:pPr>
          </w:p>
        </w:tc>
      </w:tr>
      <w:tr w:rsidR="001C060A" w14:paraId="2D2880BD" w14:textId="77777777" w:rsidTr="003723F6">
        <w:tc>
          <w:tcPr>
            <w:tcW w:w="2697" w:type="dxa"/>
          </w:tcPr>
          <w:p w14:paraId="4E5B135F" w14:textId="77777777" w:rsidR="008C09A8" w:rsidRDefault="00BB7DE0">
            <w:pPr>
              <w:rPr>
                <w:noProof/>
              </w:rPr>
            </w:pPr>
            <w:r>
              <w:rPr>
                <w:noProof/>
              </w:rPr>
              <w:drawing>
                <wp:inline distT="0" distB="0" distL="0" distR="0" wp14:anchorId="1C7C9453" wp14:editId="7252E886">
                  <wp:extent cx="1691376" cy="63585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2479" cy="651308"/>
                          </a:xfrm>
                          <a:prstGeom prst="rect">
                            <a:avLst/>
                          </a:prstGeom>
                        </pic:spPr>
                      </pic:pic>
                    </a:graphicData>
                  </a:graphic>
                </wp:inline>
              </w:drawing>
            </w:r>
          </w:p>
        </w:tc>
        <w:tc>
          <w:tcPr>
            <w:tcW w:w="2697" w:type="dxa"/>
          </w:tcPr>
          <w:p w14:paraId="170304D9" w14:textId="77777777" w:rsidR="008C09A8" w:rsidRDefault="008C09A8" w:rsidP="003723F6">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Are you sure you want to remove this file?</w:t>
            </w:r>
          </w:p>
          <w:p w14:paraId="69DDAA6F" w14:textId="77777777" w:rsidR="008C09A8" w:rsidRDefault="008C09A8" w:rsidP="003723F6">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No Yes </w:t>
            </w:r>
          </w:p>
        </w:tc>
        <w:tc>
          <w:tcPr>
            <w:tcW w:w="2698" w:type="dxa"/>
          </w:tcPr>
          <w:p w14:paraId="77E0479A" w14:textId="77777777" w:rsidR="008C09A8" w:rsidRPr="007A7054" w:rsidRDefault="008C09A8" w:rsidP="008C09A8">
            <w:pPr>
              <w:pStyle w:val="NormalWeb"/>
              <w:shd w:val="clear" w:color="auto" w:fill="FFFFFF"/>
              <w:spacing w:before="0" w:beforeAutospacing="0" w:after="0" w:afterAutospacing="0"/>
              <w:rPr>
                <w:rStyle w:val="tlid-translation"/>
                <w:rFonts w:ascii="微软雅黑" w:eastAsia="微软雅黑" w:hAnsi="微软雅黑" w:cs="微软雅黑"/>
                <w:color w:val="172B4D"/>
                <w:lang w:eastAsia="zh-TW"/>
              </w:rPr>
            </w:pPr>
            <w:r w:rsidRPr="007A7054">
              <w:rPr>
                <w:rStyle w:val="tlid-translation"/>
                <w:rFonts w:ascii="微软雅黑" w:eastAsia="微软雅黑" w:hAnsi="微软雅黑" w:cs="宋体" w:hint="eastAsia"/>
                <w:color w:val="172B4D"/>
                <w:lang w:eastAsia="zh-TW"/>
              </w:rPr>
              <w:t>你確定要刪除此</w:t>
            </w:r>
            <w:r w:rsidRPr="007A7054">
              <w:rPr>
                <w:rStyle w:val="tlid-translation"/>
                <w:rFonts w:ascii="微软雅黑" w:eastAsia="微软雅黑" w:hAnsi="微软雅黑" w:cs="宋体" w:hint="eastAsia"/>
                <w:color w:val="172B4D"/>
                <w:lang w:eastAsia="zh-HK"/>
              </w:rPr>
              <w:t>上載</w:t>
            </w:r>
            <w:r w:rsidR="00D83C07" w:rsidRPr="007A7054">
              <w:rPr>
                <w:rStyle w:val="tlid-translation"/>
                <w:rFonts w:ascii="微软雅黑" w:eastAsia="微软雅黑" w:hAnsi="微软雅黑" w:cs="宋体" w:hint="eastAsia"/>
                <w:color w:val="172B4D"/>
                <w:lang w:eastAsia="zh-HK"/>
              </w:rPr>
              <w:t>檔案</w:t>
            </w:r>
            <w:r w:rsidRPr="007A7054">
              <w:rPr>
                <w:rStyle w:val="tlid-translation"/>
                <w:rFonts w:ascii="微软雅黑" w:eastAsia="微软雅黑" w:hAnsi="微软雅黑" w:cs="宋体" w:hint="eastAsia"/>
                <w:color w:val="172B4D"/>
                <w:lang w:eastAsia="zh-TW"/>
              </w:rPr>
              <w:t>嗎</w:t>
            </w:r>
            <w:r w:rsidR="00BD2178" w:rsidRPr="007A7054">
              <w:rPr>
                <w:rStyle w:val="tlid-translation"/>
                <w:rFonts w:ascii="微软雅黑" w:eastAsia="微软雅黑" w:hAnsi="微软雅黑" w:cs="微软雅黑" w:hint="eastAsia"/>
                <w:color w:val="172B4D"/>
                <w:lang w:eastAsia="zh-TW"/>
              </w:rPr>
              <w:t>？</w:t>
            </w:r>
          </w:p>
          <w:p w14:paraId="7227D2A2" w14:textId="77777777" w:rsidR="008C09A8" w:rsidRPr="007A7054" w:rsidRDefault="008C09A8" w:rsidP="008C09A8">
            <w:pPr>
              <w:pStyle w:val="NormalWeb"/>
              <w:shd w:val="clear" w:color="auto" w:fill="FFFFFF"/>
              <w:spacing w:before="150" w:beforeAutospacing="0" w:after="0" w:afterAutospacing="0"/>
              <w:rPr>
                <w:rFonts w:ascii="微软雅黑" w:eastAsia="微软雅黑" w:hAnsi="微软雅黑" w:cs="Segoe UI"/>
                <w:color w:val="172B4D"/>
              </w:rPr>
            </w:pPr>
            <w:r w:rsidRPr="007A7054">
              <w:rPr>
                <w:rStyle w:val="tlid-translation"/>
                <w:rFonts w:ascii="微软雅黑" w:eastAsia="微软雅黑" w:hAnsi="微软雅黑" w:cs="宋体" w:hint="eastAsia"/>
                <w:color w:val="172B4D"/>
              </w:rPr>
              <w:t>取</w:t>
            </w:r>
            <w:r w:rsidRPr="007A7054">
              <w:rPr>
                <w:rStyle w:val="tlid-translation"/>
                <w:rFonts w:ascii="微软雅黑" w:eastAsia="微软雅黑" w:hAnsi="微软雅黑" w:cs="微软雅黑" w:hint="eastAsia"/>
                <w:color w:val="172B4D"/>
              </w:rPr>
              <w:t>消</w:t>
            </w:r>
            <w:r w:rsidRPr="007A7054">
              <w:rPr>
                <w:rStyle w:val="tlid-translation"/>
                <w:rFonts w:ascii="微软雅黑" w:eastAsia="微软雅黑" w:hAnsi="微软雅黑" w:cs="微软雅黑" w:hint="eastAsia"/>
                <w:color w:val="172B4D"/>
                <w:lang w:eastAsia="zh-TW"/>
              </w:rPr>
              <w:t xml:space="preserve"> </w:t>
            </w:r>
            <w:r w:rsidRPr="007A7054">
              <w:rPr>
                <w:rStyle w:val="tlid-translation"/>
                <w:rFonts w:ascii="微软雅黑" w:eastAsia="微软雅黑" w:hAnsi="微软雅黑" w:cs="宋体" w:hint="eastAsia"/>
                <w:color w:val="172B4D"/>
              </w:rPr>
              <w:t>確定</w:t>
            </w:r>
            <w:r w:rsidRPr="007A7054">
              <w:rPr>
                <w:rStyle w:val="tlid-translation"/>
                <w:rFonts w:ascii="微软雅黑" w:eastAsia="微软雅黑" w:hAnsi="微软雅黑"/>
                <w:color w:val="172B4D"/>
              </w:rPr>
              <w:t>       </w:t>
            </w:r>
          </w:p>
          <w:p w14:paraId="7CC87C12" w14:textId="77777777" w:rsidR="008C09A8" w:rsidRPr="007A7054" w:rsidRDefault="008C09A8" w:rsidP="008C09A8">
            <w:pPr>
              <w:pStyle w:val="NormalWeb"/>
              <w:shd w:val="clear" w:color="auto" w:fill="FFFFFF"/>
              <w:spacing w:before="150" w:beforeAutospacing="0" w:after="0" w:afterAutospacing="0"/>
              <w:rPr>
                <w:rFonts w:ascii="微软雅黑" w:eastAsia="微软雅黑" w:hAnsi="微软雅黑" w:cs="Segoe UI"/>
                <w:color w:val="172B4D"/>
              </w:rPr>
            </w:pPr>
          </w:p>
          <w:p w14:paraId="324CBC0C" w14:textId="77777777" w:rsidR="008C09A8" w:rsidRPr="007A7054" w:rsidRDefault="008C09A8" w:rsidP="003723F6">
            <w:pPr>
              <w:pStyle w:val="NormalWeb"/>
              <w:shd w:val="clear" w:color="auto" w:fill="FFFFFF"/>
              <w:spacing w:before="0" w:beforeAutospacing="0" w:after="0" w:afterAutospacing="0"/>
              <w:rPr>
                <w:rStyle w:val="tlid-translation"/>
                <w:rFonts w:ascii="微软雅黑" w:eastAsia="微软雅黑" w:hAnsi="微软雅黑" w:cs="宋体"/>
                <w:color w:val="172B4D"/>
                <w:lang w:eastAsia="zh-TW"/>
              </w:rPr>
            </w:pPr>
          </w:p>
        </w:tc>
        <w:tc>
          <w:tcPr>
            <w:tcW w:w="2698" w:type="dxa"/>
          </w:tcPr>
          <w:p w14:paraId="44D6D56D" w14:textId="77777777" w:rsidR="008C09A8" w:rsidRPr="007A7054" w:rsidRDefault="008C09A8" w:rsidP="008C09A8">
            <w:pPr>
              <w:pStyle w:val="NormalWeb"/>
              <w:shd w:val="clear" w:color="auto" w:fill="FFFFFF"/>
              <w:spacing w:before="150" w:beforeAutospacing="0" w:after="0" w:afterAutospacing="0"/>
              <w:rPr>
                <w:rFonts w:ascii="微软雅黑" w:eastAsia="微软雅黑" w:hAnsi="微软雅黑" w:cs="微软雅黑"/>
                <w:color w:val="000000"/>
              </w:rPr>
            </w:pPr>
            <w:r w:rsidRPr="007A7054">
              <w:rPr>
                <w:rFonts w:ascii="微软雅黑" w:eastAsia="微软雅黑" w:hAnsi="微软雅黑" w:cs="微软雅黑" w:hint="eastAsia"/>
                <w:color w:val="000000"/>
              </w:rPr>
              <w:t>你确定要删除此上载</w:t>
            </w:r>
            <w:r w:rsidR="00D83C07" w:rsidRPr="007A7054">
              <w:rPr>
                <w:rFonts w:ascii="微软雅黑" w:eastAsia="微软雅黑" w:hAnsi="微软雅黑" w:cs="微软雅黑" w:hint="eastAsia"/>
                <w:color w:val="000000"/>
              </w:rPr>
              <w:t>档案</w:t>
            </w:r>
            <w:r w:rsidRPr="007A7054">
              <w:rPr>
                <w:rFonts w:ascii="微软雅黑" w:eastAsia="微软雅黑" w:hAnsi="微软雅黑" w:cs="微软雅黑" w:hint="eastAsia"/>
                <w:color w:val="000000"/>
              </w:rPr>
              <w:t>吗</w:t>
            </w:r>
            <w:r w:rsidR="007A7054" w:rsidRPr="007A7054">
              <w:rPr>
                <w:rFonts w:ascii="微软雅黑" w:eastAsia="微软雅黑" w:hAnsi="微软雅黑" w:cs="Arial" w:hint="eastAsia"/>
                <w:lang w:eastAsia="zh-HK"/>
              </w:rPr>
              <w:t>？</w:t>
            </w:r>
          </w:p>
          <w:p w14:paraId="00C691DD" w14:textId="77777777" w:rsidR="008C09A8" w:rsidRPr="007A7054" w:rsidRDefault="008C09A8" w:rsidP="008C09A8">
            <w:pPr>
              <w:pStyle w:val="NormalWeb"/>
              <w:shd w:val="clear" w:color="auto" w:fill="FFFFFF"/>
              <w:spacing w:before="150" w:beforeAutospacing="0" w:after="0" w:afterAutospacing="0"/>
              <w:rPr>
                <w:rFonts w:ascii="微软雅黑" w:eastAsia="微软雅黑" w:hAnsi="微软雅黑" w:cs="Segoe UI"/>
                <w:color w:val="172B4D"/>
              </w:rPr>
            </w:pPr>
            <w:r w:rsidRPr="007A7054">
              <w:rPr>
                <w:rStyle w:val="tlid-translation"/>
                <w:rFonts w:ascii="微软雅黑" w:eastAsia="微软雅黑" w:hAnsi="微软雅黑" w:cs="宋体" w:hint="eastAsia"/>
                <w:color w:val="172B4D"/>
              </w:rPr>
              <w:t>取</w:t>
            </w:r>
            <w:r w:rsidRPr="007A7054">
              <w:rPr>
                <w:rStyle w:val="tlid-translation"/>
                <w:rFonts w:ascii="微软雅黑" w:eastAsia="微软雅黑" w:hAnsi="微软雅黑" w:cs="微软雅黑" w:hint="eastAsia"/>
                <w:color w:val="172B4D"/>
              </w:rPr>
              <w:t>消</w:t>
            </w:r>
            <w:r w:rsidRPr="007A7054">
              <w:rPr>
                <w:rStyle w:val="tlid-translation"/>
                <w:rFonts w:ascii="微软雅黑" w:eastAsia="微软雅黑" w:hAnsi="微软雅黑" w:cs="微软雅黑" w:hint="eastAsia"/>
                <w:color w:val="172B4D"/>
                <w:lang w:eastAsia="zh-TW"/>
              </w:rPr>
              <w:t xml:space="preserve"> </w:t>
            </w:r>
            <w:r w:rsidRPr="007A7054">
              <w:rPr>
                <w:rStyle w:val="tlid-translation"/>
                <w:rFonts w:ascii="微软雅黑" w:eastAsia="微软雅黑" w:hAnsi="微软雅黑" w:cs="宋体" w:hint="eastAsia"/>
                <w:color w:val="172B4D"/>
              </w:rPr>
              <w:t>确定</w:t>
            </w:r>
            <w:r w:rsidRPr="007A7054">
              <w:rPr>
                <w:rStyle w:val="tlid-translation"/>
                <w:rFonts w:ascii="微软雅黑" w:eastAsia="微软雅黑" w:hAnsi="微软雅黑"/>
                <w:color w:val="172B4D"/>
              </w:rPr>
              <w:t> </w:t>
            </w:r>
          </w:p>
          <w:p w14:paraId="5CD687E7" w14:textId="77777777" w:rsidR="008C09A8" w:rsidRPr="007A7054" w:rsidRDefault="008C09A8" w:rsidP="008C09A8">
            <w:pPr>
              <w:pStyle w:val="NormalWeb"/>
              <w:shd w:val="clear" w:color="auto" w:fill="FFFFFF"/>
              <w:spacing w:before="150" w:beforeAutospacing="0" w:after="0" w:afterAutospacing="0"/>
              <w:rPr>
                <w:rFonts w:ascii="微软雅黑" w:eastAsia="微软雅黑" w:hAnsi="微软雅黑" w:cs="微软雅黑"/>
                <w:color w:val="000000"/>
              </w:rPr>
            </w:pPr>
          </w:p>
        </w:tc>
      </w:tr>
      <w:tr w:rsidR="001C060A" w14:paraId="76ED1306" w14:textId="77777777" w:rsidTr="003723F6">
        <w:tc>
          <w:tcPr>
            <w:tcW w:w="2697" w:type="dxa"/>
          </w:tcPr>
          <w:p w14:paraId="05DF8D1C" w14:textId="77777777" w:rsidR="00B405BC" w:rsidRDefault="001C060A">
            <w:pPr>
              <w:rPr>
                <w:noProof/>
              </w:rPr>
            </w:pPr>
            <w:r>
              <w:rPr>
                <w:noProof/>
              </w:rPr>
              <w:drawing>
                <wp:inline distT="0" distB="0" distL="0" distR="0" wp14:anchorId="71AF5B9B" wp14:editId="6F5A3E1F">
                  <wp:extent cx="1812943" cy="6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2153" cy="701772"/>
                          </a:xfrm>
                          <a:prstGeom prst="rect">
                            <a:avLst/>
                          </a:prstGeom>
                        </pic:spPr>
                      </pic:pic>
                    </a:graphicData>
                  </a:graphic>
                </wp:inline>
              </w:drawing>
            </w:r>
          </w:p>
        </w:tc>
        <w:tc>
          <w:tcPr>
            <w:tcW w:w="2697" w:type="dxa"/>
          </w:tcPr>
          <w:p w14:paraId="6C35125B" w14:textId="77777777" w:rsidR="00B405BC" w:rsidRDefault="00B405BC" w:rsidP="003723F6">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Are you sure you want to reset the form? </w:t>
            </w:r>
          </w:p>
          <w:p w14:paraId="4B0E2D30" w14:textId="77777777" w:rsidR="00B405BC" w:rsidRDefault="00B405BC" w:rsidP="003723F6">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No Yes</w:t>
            </w:r>
          </w:p>
        </w:tc>
        <w:tc>
          <w:tcPr>
            <w:tcW w:w="2698" w:type="dxa"/>
          </w:tcPr>
          <w:p w14:paraId="79E8554A" w14:textId="77777777" w:rsidR="00B405BC" w:rsidRPr="007A7054" w:rsidRDefault="00B405BC" w:rsidP="00B405BC">
            <w:pPr>
              <w:pStyle w:val="NormalWeb"/>
              <w:shd w:val="clear" w:color="auto" w:fill="FFFFFF"/>
              <w:spacing w:before="0" w:beforeAutospacing="0" w:after="0" w:afterAutospacing="0"/>
              <w:rPr>
                <w:rStyle w:val="tlid-translation"/>
                <w:rFonts w:ascii="微软雅黑" w:eastAsia="微软雅黑" w:hAnsi="微软雅黑" w:cs="微软雅黑"/>
                <w:color w:val="172B4D"/>
                <w:lang w:eastAsia="zh-TW"/>
              </w:rPr>
            </w:pPr>
            <w:r w:rsidRPr="007A7054">
              <w:rPr>
                <w:rStyle w:val="tlid-translation"/>
                <w:rFonts w:ascii="微软雅黑" w:eastAsia="微软雅黑" w:hAnsi="微软雅黑" w:cs="宋体" w:hint="eastAsia"/>
                <w:color w:val="172B4D"/>
                <w:lang w:eastAsia="zh-TW"/>
              </w:rPr>
              <w:t>你確定要</w:t>
            </w:r>
            <w:r w:rsidRPr="007A7054">
              <w:rPr>
                <w:rStyle w:val="tlid-translation"/>
                <w:rFonts w:ascii="微软雅黑" w:eastAsia="微软雅黑" w:hAnsi="微软雅黑" w:cs="宋体" w:hint="eastAsia"/>
                <w:color w:val="172B4D"/>
                <w:lang w:eastAsia="zh-HK"/>
              </w:rPr>
              <w:t>重設此表格</w:t>
            </w:r>
            <w:r w:rsidRPr="007A7054">
              <w:rPr>
                <w:rStyle w:val="tlid-translation"/>
                <w:rFonts w:ascii="微软雅黑" w:eastAsia="微软雅黑" w:hAnsi="微软雅黑" w:cs="宋体" w:hint="eastAsia"/>
                <w:color w:val="172B4D"/>
                <w:lang w:eastAsia="zh-TW"/>
              </w:rPr>
              <w:t>嗎</w:t>
            </w:r>
            <w:r w:rsidR="007A7054" w:rsidRPr="007A7054">
              <w:rPr>
                <w:rFonts w:ascii="微软雅黑" w:eastAsia="微软雅黑" w:hAnsi="微软雅黑" w:cs="Arial" w:hint="eastAsia"/>
                <w:lang w:eastAsia="zh-HK"/>
              </w:rPr>
              <w:t>？</w:t>
            </w:r>
          </w:p>
          <w:p w14:paraId="611CE354" w14:textId="77777777" w:rsidR="00B405BC" w:rsidRPr="007A7054" w:rsidRDefault="00B405BC" w:rsidP="00B405BC">
            <w:pPr>
              <w:pStyle w:val="NormalWeb"/>
              <w:shd w:val="clear" w:color="auto" w:fill="FFFFFF"/>
              <w:spacing w:before="150" w:beforeAutospacing="0" w:after="0" w:afterAutospacing="0"/>
              <w:rPr>
                <w:rFonts w:ascii="微软雅黑" w:eastAsia="微软雅黑" w:hAnsi="微软雅黑" w:cs="Segoe UI"/>
                <w:color w:val="172B4D"/>
                <w:lang w:eastAsia="zh-TW"/>
              </w:rPr>
            </w:pPr>
            <w:r w:rsidRPr="007A7054">
              <w:rPr>
                <w:rStyle w:val="tlid-translation"/>
                <w:rFonts w:ascii="微软雅黑" w:eastAsia="微软雅黑" w:hAnsi="微软雅黑" w:cs="宋体" w:hint="eastAsia"/>
                <w:color w:val="172B4D"/>
                <w:lang w:eastAsia="zh-TW"/>
              </w:rPr>
              <w:t>取</w:t>
            </w:r>
            <w:r w:rsidRPr="007A7054">
              <w:rPr>
                <w:rStyle w:val="tlid-translation"/>
                <w:rFonts w:ascii="微软雅黑" w:eastAsia="微软雅黑" w:hAnsi="微软雅黑" w:cs="微软雅黑" w:hint="eastAsia"/>
                <w:color w:val="172B4D"/>
                <w:lang w:eastAsia="zh-TW"/>
              </w:rPr>
              <w:t xml:space="preserve">消 </w:t>
            </w:r>
            <w:r w:rsidRPr="007A7054">
              <w:rPr>
                <w:rStyle w:val="tlid-translation"/>
                <w:rFonts w:ascii="微软雅黑" w:eastAsia="微软雅黑" w:hAnsi="微软雅黑" w:cs="宋体" w:hint="eastAsia"/>
                <w:color w:val="172B4D"/>
                <w:lang w:eastAsia="zh-TW"/>
              </w:rPr>
              <w:t>確定</w:t>
            </w:r>
            <w:r w:rsidRPr="007A7054">
              <w:rPr>
                <w:rStyle w:val="tlid-translation"/>
                <w:rFonts w:ascii="微软雅黑" w:eastAsia="微软雅黑" w:hAnsi="微软雅黑"/>
                <w:color w:val="172B4D"/>
                <w:lang w:eastAsia="zh-TW"/>
              </w:rPr>
              <w:t>       </w:t>
            </w:r>
          </w:p>
          <w:p w14:paraId="2C49F9A4" w14:textId="77777777" w:rsidR="00B405BC" w:rsidRPr="007A7054" w:rsidRDefault="00B405BC" w:rsidP="008C09A8">
            <w:pPr>
              <w:pStyle w:val="NormalWeb"/>
              <w:shd w:val="clear" w:color="auto" w:fill="FFFFFF"/>
              <w:spacing w:before="0" w:beforeAutospacing="0" w:after="0" w:afterAutospacing="0"/>
              <w:rPr>
                <w:rStyle w:val="tlid-translation"/>
                <w:rFonts w:ascii="微软雅黑" w:eastAsia="微软雅黑" w:hAnsi="微软雅黑" w:cs="宋体"/>
                <w:color w:val="172B4D"/>
                <w:lang w:eastAsia="zh-TW"/>
              </w:rPr>
            </w:pPr>
          </w:p>
        </w:tc>
        <w:tc>
          <w:tcPr>
            <w:tcW w:w="2698" w:type="dxa"/>
          </w:tcPr>
          <w:p w14:paraId="2CFAC02D" w14:textId="77777777" w:rsidR="00B405BC" w:rsidRPr="007A7054" w:rsidRDefault="00B405BC" w:rsidP="00B405BC">
            <w:pPr>
              <w:pStyle w:val="NormalWeb"/>
              <w:shd w:val="clear" w:color="auto" w:fill="FFFFFF"/>
              <w:spacing w:before="150" w:beforeAutospacing="0" w:after="0" w:afterAutospacing="0"/>
              <w:rPr>
                <w:rStyle w:val="tlid-translation"/>
                <w:rFonts w:ascii="微软雅黑" w:eastAsia="微软雅黑" w:hAnsi="微软雅黑" w:cs="宋体"/>
                <w:color w:val="172B4D"/>
              </w:rPr>
            </w:pPr>
            <w:r w:rsidRPr="007A7054">
              <w:rPr>
                <w:rStyle w:val="tlid-translation"/>
                <w:rFonts w:ascii="微软雅黑" w:eastAsia="微软雅黑" w:hAnsi="微软雅黑" w:cs="宋体" w:hint="eastAsia"/>
                <w:color w:val="172B4D"/>
              </w:rPr>
              <w:t>你确定要重设此表格吗</w:t>
            </w:r>
            <w:r w:rsidR="007A7054" w:rsidRPr="007A7054">
              <w:rPr>
                <w:rFonts w:ascii="微软雅黑" w:eastAsia="微软雅黑" w:hAnsi="微软雅黑" w:cs="Arial" w:hint="eastAsia"/>
                <w:lang w:eastAsia="zh-HK"/>
              </w:rPr>
              <w:t>？</w:t>
            </w:r>
          </w:p>
          <w:p w14:paraId="2AAB4FA5" w14:textId="77777777" w:rsidR="00B405BC" w:rsidRPr="007A7054" w:rsidRDefault="00B405BC" w:rsidP="00B405BC">
            <w:pPr>
              <w:pStyle w:val="NormalWeb"/>
              <w:shd w:val="clear" w:color="auto" w:fill="FFFFFF"/>
              <w:spacing w:before="150" w:beforeAutospacing="0" w:after="0" w:afterAutospacing="0"/>
              <w:rPr>
                <w:rFonts w:ascii="微软雅黑" w:eastAsia="微软雅黑" w:hAnsi="微软雅黑" w:cs="Segoe UI"/>
                <w:color w:val="172B4D"/>
              </w:rPr>
            </w:pPr>
            <w:r w:rsidRPr="007A7054">
              <w:rPr>
                <w:rStyle w:val="tlid-translation"/>
                <w:rFonts w:ascii="微软雅黑" w:eastAsia="微软雅黑" w:hAnsi="微软雅黑" w:cs="宋体" w:hint="eastAsia"/>
                <w:color w:val="172B4D"/>
              </w:rPr>
              <w:t>取</w:t>
            </w:r>
            <w:r w:rsidRPr="007A7054">
              <w:rPr>
                <w:rStyle w:val="tlid-translation"/>
                <w:rFonts w:ascii="微软雅黑" w:eastAsia="微软雅黑" w:hAnsi="微软雅黑" w:cs="微软雅黑" w:hint="eastAsia"/>
                <w:color w:val="172B4D"/>
              </w:rPr>
              <w:t xml:space="preserve">消 </w:t>
            </w:r>
            <w:r w:rsidRPr="007A7054">
              <w:rPr>
                <w:rStyle w:val="tlid-translation"/>
                <w:rFonts w:ascii="微软雅黑" w:eastAsia="微软雅黑" w:hAnsi="微软雅黑" w:cs="宋体" w:hint="eastAsia"/>
                <w:color w:val="172B4D"/>
              </w:rPr>
              <w:t>确定</w:t>
            </w:r>
            <w:r w:rsidRPr="007A7054">
              <w:rPr>
                <w:rStyle w:val="tlid-translation"/>
                <w:rFonts w:ascii="微软雅黑" w:eastAsia="微软雅黑" w:hAnsi="微软雅黑"/>
                <w:color w:val="172B4D"/>
              </w:rPr>
              <w:t> </w:t>
            </w:r>
          </w:p>
          <w:p w14:paraId="091B49DB" w14:textId="77777777" w:rsidR="00B405BC" w:rsidRPr="007A7054" w:rsidRDefault="00B405BC" w:rsidP="008C09A8">
            <w:pPr>
              <w:pStyle w:val="NormalWeb"/>
              <w:shd w:val="clear" w:color="auto" w:fill="FFFFFF"/>
              <w:spacing w:before="150" w:beforeAutospacing="0" w:after="0" w:afterAutospacing="0"/>
              <w:rPr>
                <w:rFonts w:ascii="微软雅黑" w:eastAsia="微软雅黑" w:hAnsi="微软雅黑" w:cs="微软雅黑"/>
                <w:color w:val="000000"/>
              </w:rPr>
            </w:pPr>
          </w:p>
        </w:tc>
      </w:tr>
    </w:tbl>
    <w:p w14:paraId="7FFFBD6B" w14:textId="77777777" w:rsidR="003723F6" w:rsidRPr="00F4756B" w:rsidRDefault="003723F6">
      <w:pPr>
        <w:rPr>
          <w:rFonts w:ascii="Arial" w:hAnsi="Arial" w:cs="Arial"/>
          <w:sz w:val="24"/>
          <w:szCs w:val="24"/>
        </w:rPr>
      </w:pPr>
    </w:p>
    <w:sectPr w:rsidR="003723F6" w:rsidRPr="00F4756B" w:rsidSect="00F4756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B4228" w14:textId="77777777" w:rsidR="003650D8" w:rsidRDefault="003650D8" w:rsidP="00F4756B">
      <w:pPr>
        <w:spacing w:after="0" w:line="240" w:lineRule="auto"/>
      </w:pPr>
      <w:r>
        <w:separator/>
      </w:r>
    </w:p>
  </w:endnote>
  <w:endnote w:type="continuationSeparator" w:id="0">
    <w:p w14:paraId="4F36E231" w14:textId="77777777" w:rsidR="003650D8" w:rsidRDefault="003650D8" w:rsidP="00F47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宋体"/>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MingLiU">
    <w:altName w:val="Microsoft JhengHei"/>
    <w:panose1 w:val="02010609000101010101"/>
    <w:charset w:val="88"/>
    <w:family w:val="modern"/>
    <w:pitch w:val="fixed"/>
    <w:sig w:usb0="00000000"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08EC6D" w14:textId="77777777" w:rsidR="003650D8" w:rsidRDefault="003650D8" w:rsidP="00F4756B">
      <w:pPr>
        <w:spacing w:after="0" w:line="240" w:lineRule="auto"/>
      </w:pPr>
      <w:r>
        <w:separator/>
      </w:r>
    </w:p>
  </w:footnote>
  <w:footnote w:type="continuationSeparator" w:id="0">
    <w:p w14:paraId="02C99B0B" w14:textId="77777777" w:rsidR="003650D8" w:rsidRDefault="003650D8" w:rsidP="00F47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37A40"/>
    <w:multiLevelType w:val="hybridMultilevel"/>
    <w:tmpl w:val="3BA20332"/>
    <w:lvl w:ilvl="0" w:tplc="0F86D9E0">
      <w:start w:val="1"/>
      <w:numFmt w:val="decimal"/>
      <w:lvlText w:val="%1."/>
      <w:lvlJc w:val="left"/>
      <w:pPr>
        <w:ind w:left="720" w:hanging="360"/>
      </w:pPr>
      <w:rPr>
        <w:rFonts w:ascii="Arial" w:eastAsia="PMingLiU"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57BD5"/>
    <w:multiLevelType w:val="hybridMultilevel"/>
    <w:tmpl w:val="14B2402E"/>
    <w:lvl w:ilvl="0" w:tplc="16C2799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F78BF"/>
    <w:multiLevelType w:val="hybridMultilevel"/>
    <w:tmpl w:val="00FC3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BE3F15"/>
    <w:multiLevelType w:val="hybridMultilevel"/>
    <w:tmpl w:val="7F6E3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C36EBD"/>
    <w:multiLevelType w:val="hybridMultilevel"/>
    <w:tmpl w:val="5588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son H S Sit">
    <w15:presenceInfo w15:providerId="AD" w15:userId="S-1-5-21-1840930775-1010178642-1846952604-496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56B"/>
    <w:rsid w:val="000139B3"/>
    <w:rsid w:val="00020C1E"/>
    <w:rsid w:val="00025391"/>
    <w:rsid w:val="000315A0"/>
    <w:rsid w:val="00032E51"/>
    <w:rsid w:val="0004336F"/>
    <w:rsid w:val="00056E1A"/>
    <w:rsid w:val="00095C25"/>
    <w:rsid w:val="000961C6"/>
    <w:rsid w:val="000963A5"/>
    <w:rsid w:val="000A302F"/>
    <w:rsid w:val="000B0FDA"/>
    <w:rsid w:val="000B234B"/>
    <w:rsid w:val="000B3B1D"/>
    <w:rsid w:val="00106CBD"/>
    <w:rsid w:val="00113B5F"/>
    <w:rsid w:val="00121B45"/>
    <w:rsid w:val="00142F47"/>
    <w:rsid w:val="0017630F"/>
    <w:rsid w:val="0018403C"/>
    <w:rsid w:val="0019515C"/>
    <w:rsid w:val="001C060A"/>
    <w:rsid w:val="001C2F21"/>
    <w:rsid w:val="001C65E5"/>
    <w:rsid w:val="001C7409"/>
    <w:rsid w:val="002217D7"/>
    <w:rsid w:val="00223210"/>
    <w:rsid w:val="00234999"/>
    <w:rsid w:val="00235C30"/>
    <w:rsid w:val="00297E62"/>
    <w:rsid w:val="002B2A05"/>
    <w:rsid w:val="002E02B9"/>
    <w:rsid w:val="002F5F94"/>
    <w:rsid w:val="002F6D46"/>
    <w:rsid w:val="00313C63"/>
    <w:rsid w:val="003251B6"/>
    <w:rsid w:val="0033346D"/>
    <w:rsid w:val="0034782E"/>
    <w:rsid w:val="00357F7E"/>
    <w:rsid w:val="003606DA"/>
    <w:rsid w:val="00364949"/>
    <w:rsid w:val="003650D8"/>
    <w:rsid w:val="0037090D"/>
    <w:rsid w:val="003723F6"/>
    <w:rsid w:val="003737C4"/>
    <w:rsid w:val="0037392D"/>
    <w:rsid w:val="00393F9B"/>
    <w:rsid w:val="003A5EBC"/>
    <w:rsid w:val="003B5658"/>
    <w:rsid w:val="003E3476"/>
    <w:rsid w:val="00416E54"/>
    <w:rsid w:val="0042635C"/>
    <w:rsid w:val="0045179D"/>
    <w:rsid w:val="004545AA"/>
    <w:rsid w:val="00457D09"/>
    <w:rsid w:val="004622C7"/>
    <w:rsid w:val="00472C99"/>
    <w:rsid w:val="00493B0F"/>
    <w:rsid w:val="004A4DF7"/>
    <w:rsid w:val="004A6AB8"/>
    <w:rsid w:val="004A77F1"/>
    <w:rsid w:val="004B0190"/>
    <w:rsid w:val="004C6649"/>
    <w:rsid w:val="004C6DEB"/>
    <w:rsid w:val="004D223E"/>
    <w:rsid w:val="004E05EE"/>
    <w:rsid w:val="005338E3"/>
    <w:rsid w:val="00550422"/>
    <w:rsid w:val="00561EFD"/>
    <w:rsid w:val="00570FA6"/>
    <w:rsid w:val="00574861"/>
    <w:rsid w:val="0058356E"/>
    <w:rsid w:val="005A35E6"/>
    <w:rsid w:val="005A4929"/>
    <w:rsid w:val="005B0CC4"/>
    <w:rsid w:val="005B7F69"/>
    <w:rsid w:val="005D0087"/>
    <w:rsid w:val="005E2A33"/>
    <w:rsid w:val="005F2E28"/>
    <w:rsid w:val="00604FC9"/>
    <w:rsid w:val="00605277"/>
    <w:rsid w:val="00652BEA"/>
    <w:rsid w:val="0066297D"/>
    <w:rsid w:val="00687088"/>
    <w:rsid w:val="006930D5"/>
    <w:rsid w:val="00696779"/>
    <w:rsid w:val="006B0577"/>
    <w:rsid w:val="006B1269"/>
    <w:rsid w:val="006C1B45"/>
    <w:rsid w:val="006D5B23"/>
    <w:rsid w:val="0070121C"/>
    <w:rsid w:val="0070191D"/>
    <w:rsid w:val="00705C2D"/>
    <w:rsid w:val="00713A56"/>
    <w:rsid w:val="007238BE"/>
    <w:rsid w:val="007376E6"/>
    <w:rsid w:val="0074689F"/>
    <w:rsid w:val="00746C8E"/>
    <w:rsid w:val="00756DD0"/>
    <w:rsid w:val="00785CF7"/>
    <w:rsid w:val="007915CD"/>
    <w:rsid w:val="007A19F7"/>
    <w:rsid w:val="007A7054"/>
    <w:rsid w:val="007C3BD3"/>
    <w:rsid w:val="007D40E4"/>
    <w:rsid w:val="007D5865"/>
    <w:rsid w:val="007E5CA7"/>
    <w:rsid w:val="007F3F76"/>
    <w:rsid w:val="00805F91"/>
    <w:rsid w:val="00835137"/>
    <w:rsid w:val="00845256"/>
    <w:rsid w:val="00856C49"/>
    <w:rsid w:val="008814F3"/>
    <w:rsid w:val="00894459"/>
    <w:rsid w:val="00896031"/>
    <w:rsid w:val="008B35B2"/>
    <w:rsid w:val="008C09A8"/>
    <w:rsid w:val="008C3900"/>
    <w:rsid w:val="008C3B35"/>
    <w:rsid w:val="008C5442"/>
    <w:rsid w:val="008D3798"/>
    <w:rsid w:val="008E511A"/>
    <w:rsid w:val="008E6AC6"/>
    <w:rsid w:val="008F7535"/>
    <w:rsid w:val="00902EB1"/>
    <w:rsid w:val="00904A46"/>
    <w:rsid w:val="009065DE"/>
    <w:rsid w:val="00910005"/>
    <w:rsid w:val="00910334"/>
    <w:rsid w:val="00916B6E"/>
    <w:rsid w:val="009438F9"/>
    <w:rsid w:val="009466AE"/>
    <w:rsid w:val="00961EC1"/>
    <w:rsid w:val="0096664E"/>
    <w:rsid w:val="00970701"/>
    <w:rsid w:val="00971AE6"/>
    <w:rsid w:val="0099101E"/>
    <w:rsid w:val="009C0332"/>
    <w:rsid w:val="009C042E"/>
    <w:rsid w:val="009C496F"/>
    <w:rsid w:val="009D1981"/>
    <w:rsid w:val="009E0C8E"/>
    <w:rsid w:val="00A13C16"/>
    <w:rsid w:val="00A35FD6"/>
    <w:rsid w:val="00A3784C"/>
    <w:rsid w:val="00A43E51"/>
    <w:rsid w:val="00A45B66"/>
    <w:rsid w:val="00A56C8F"/>
    <w:rsid w:val="00A6617F"/>
    <w:rsid w:val="00A6654D"/>
    <w:rsid w:val="00A66E12"/>
    <w:rsid w:val="00A82B48"/>
    <w:rsid w:val="00A86242"/>
    <w:rsid w:val="00A870E8"/>
    <w:rsid w:val="00A87405"/>
    <w:rsid w:val="00A930C9"/>
    <w:rsid w:val="00AA7047"/>
    <w:rsid w:val="00AB33D7"/>
    <w:rsid w:val="00AB4C92"/>
    <w:rsid w:val="00AC71F0"/>
    <w:rsid w:val="00AD67C6"/>
    <w:rsid w:val="00AE6EE8"/>
    <w:rsid w:val="00B05E7C"/>
    <w:rsid w:val="00B06A5F"/>
    <w:rsid w:val="00B16DA7"/>
    <w:rsid w:val="00B24354"/>
    <w:rsid w:val="00B30482"/>
    <w:rsid w:val="00B37D97"/>
    <w:rsid w:val="00B405BC"/>
    <w:rsid w:val="00B52032"/>
    <w:rsid w:val="00B5286C"/>
    <w:rsid w:val="00B55CDE"/>
    <w:rsid w:val="00B625B4"/>
    <w:rsid w:val="00B72BC1"/>
    <w:rsid w:val="00B8095F"/>
    <w:rsid w:val="00B97C7A"/>
    <w:rsid w:val="00BA13D0"/>
    <w:rsid w:val="00BB48D7"/>
    <w:rsid w:val="00BB7DE0"/>
    <w:rsid w:val="00BD2178"/>
    <w:rsid w:val="00BD3B60"/>
    <w:rsid w:val="00BD6242"/>
    <w:rsid w:val="00BF1D2C"/>
    <w:rsid w:val="00C11EAE"/>
    <w:rsid w:val="00C123CB"/>
    <w:rsid w:val="00C45287"/>
    <w:rsid w:val="00C46D36"/>
    <w:rsid w:val="00C5609A"/>
    <w:rsid w:val="00C83343"/>
    <w:rsid w:val="00CA0601"/>
    <w:rsid w:val="00CA7BEC"/>
    <w:rsid w:val="00CB3F3A"/>
    <w:rsid w:val="00D03C90"/>
    <w:rsid w:val="00D34084"/>
    <w:rsid w:val="00D61D79"/>
    <w:rsid w:val="00D6677F"/>
    <w:rsid w:val="00D730ED"/>
    <w:rsid w:val="00D77F4D"/>
    <w:rsid w:val="00D83C07"/>
    <w:rsid w:val="00D97A03"/>
    <w:rsid w:val="00DA01AF"/>
    <w:rsid w:val="00DB1524"/>
    <w:rsid w:val="00DD1E7F"/>
    <w:rsid w:val="00DE39A4"/>
    <w:rsid w:val="00DF087B"/>
    <w:rsid w:val="00DF72D1"/>
    <w:rsid w:val="00E23EFE"/>
    <w:rsid w:val="00E2544A"/>
    <w:rsid w:val="00E33BD5"/>
    <w:rsid w:val="00E4547B"/>
    <w:rsid w:val="00E457BB"/>
    <w:rsid w:val="00E55DC3"/>
    <w:rsid w:val="00E56791"/>
    <w:rsid w:val="00E8554E"/>
    <w:rsid w:val="00E95F0A"/>
    <w:rsid w:val="00E96ED1"/>
    <w:rsid w:val="00EA053B"/>
    <w:rsid w:val="00EA0FB4"/>
    <w:rsid w:val="00EA417D"/>
    <w:rsid w:val="00EA6837"/>
    <w:rsid w:val="00EB013B"/>
    <w:rsid w:val="00EB32E0"/>
    <w:rsid w:val="00ED0E10"/>
    <w:rsid w:val="00EE7DBF"/>
    <w:rsid w:val="00EF2F49"/>
    <w:rsid w:val="00F026B8"/>
    <w:rsid w:val="00F34643"/>
    <w:rsid w:val="00F42792"/>
    <w:rsid w:val="00F4756B"/>
    <w:rsid w:val="00F506CB"/>
    <w:rsid w:val="00F52CB7"/>
    <w:rsid w:val="00F54A54"/>
    <w:rsid w:val="00F555FD"/>
    <w:rsid w:val="00F67C03"/>
    <w:rsid w:val="00F73ECE"/>
    <w:rsid w:val="00F83E87"/>
    <w:rsid w:val="00FA5726"/>
    <w:rsid w:val="00FF1F4D"/>
    <w:rsid w:val="00FF3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2131C"/>
  <w15:docId w15:val="{00084542-1DA0-4965-87CA-E05405C3C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7F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7F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032E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75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475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756B"/>
    <w:rPr>
      <w:rFonts w:ascii="Segoe UI" w:hAnsi="Segoe UI" w:cs="Segoe UI"/>
      <w:sz w:val="18"/>
      <w:szCs w:val="18"/>
    </w:rPr>
  </w:style>
  <w:style w:type="paragraph" w:styleId="Header">
    <w:name w:val="header"/>
    <w:basedOn w:val="Normal"/>
    <w:link w:val="HeaderChar"/>
    <w:uiPriority w:val="99"/>
    <w:unhideWhenUsed/>
    <w:rsid w:val="00F4756B"/>
    <w:pPr>
      <w:tabs>
        <w:tab w:val="center" w:pos="4320"/>
        <w:tab w:val="right" w:pos="8640"/>
      </w:tabs>
      <w:spacing w:after="0" w:line="240" w:lineRule="auto"/>
    </w:pPr>
  </w:style>
  <w:style w:type="character" w:customStyle="1" w:styleId="HeaderChar">
    <w:name w:val="Header Char"/>
    <w:basedOn w:val="DefaultParagraphFont"/>
    <w:link w:val="Header"/>
    <w:uiPriority w:val="99"/>
    <w:rsid w:val="00F4756B"/>
  </w:style>
  <w:style w:type="paragraph" w:styleId="Footer">
    <w:name w:val="footer"/>
    <w:basedOn w:val="Normal"/>
    <w:link w:val="FooterChar"/>
    <w:uiPriority w:val="99"/>
    <w:unhideWhenUsed/>
    <w:rsid w:val="00F4756B"/>
    <w:pPr>
      <w:tabs>
        <w:tab w:val="center" w:pos="4320"/>
        <w:tab w:val="right" w:pos="8640"/>
      </w:tabs>
      <w:spacing w:after="0" w:line="240" w:lineRule="auto"/>
    </w:pPr>
  </w:style>
  <w:style w:type="character" w:customStyle="1" w:styleId="FooterChar">
    <w:name w:val="Footer Char"/>
    <w:basedOn w:val="DefaultParagraphFont"/>
    <w:link w:val="Footer"/>
    <w:uiPriority w:val="99"/>
    <w:rsid w:val="00F4756B"/>
  </w:style>
  <w:style w:type="character" w:styleId="Hyperlink">
    <w:name w:val="Hyperlink"/>
    <w:basedOn w:val="DefaultParagraphFont"/>
    <w:uiPriority w:val="99"/>
    <w:semiHidden/>
    <w:unhideWhenUsed/>
    <w:rsid w:val="00F4756B"/>
    <w:rPr>
      <w:color w:val="0000FF"/>
      <w:u w:val="single"/>
    </w:rPr>
  </w:style>
  <w:style w:type="paragraph" w:styleId="ListParagraph">
    <w:name w:val="List Paragraph"/>
    <w:basedOn w:val="Normal"/>
    <w:uiPriority w:val="34"/>
    <w:qFormat/>
    <w:rsid w:val="003A5EBC"/>
    <w:pPr>
      <w:ind w:left="720"/>
      <w:contextualSpacing/>
    </w:pPr>
  </w:style>
  <w:style w:type="paragraph" w:styleId="NormalWeb">
    <w:name w:val="Normal (Web)"/>
    <w:basedOn w:val="Normal"/>
    <w:uiPriority w:val="99"/>
    <w:semiHidden/>
    <w:unhideWhenUsed/>
    <w:rsid w:val="00AA70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57F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7F7E"/>
    <w:rPr>
      <w:rFonts w:asciiTheme="majorHAnsi" w:eastAsiaTheme="majorEastAsia" w:hAnsiTheme="majorHAnsi" w:cstheme="majorBidi"/>
      <w:color w:val="2E74B5" w:themeColor="accent1" w:themeShade="BF"/>
      <w:sz w:val="26"/>
      <w:szCs w:val="26"/>
    </w:rPr>
  </w:style>
  <w:style w:type="character" w:customStyle="1" w:styleId="tlid-translation">
    <w:name w:val="tlid-translation"/>
    <w:basedOn w:val="DefaultParagraphFont"/>
    <w:rsid w:val="003723F6"/>
  </w:style>
  <w:style w:type="paragraph" w:styleId="Revision">
    <w:name w:val="Revision"/>
    <w:hidden/>
    <w:uiPriority w:val="99"/>
    <w:semiHidden/>
    <w:rsid w:val="00A45B66"/>
    <w:pPr>
      <w:spacing w:after="0" w:line="240" w:lineRule="auto"/>
    </w:pPr>
  </w:style>
  <w:style w:type="character" w:customStyle="1" w:styleId="Heading4Char">
    <w:name w:val="Heading 4 Char"/>
    <w:basedOn w:val="DefaultParagraphFont"/>
    <w:link w:val="Heading4"/>
    <w:uiPriority w:val="9"/>
    <w:semiHidden/>
    <w:rsid w:val="00032E5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416E54"/>
    <w:rPr>
      <w:sz w:val="16"/>
      <w:szCs w:val="16"/>
    </w:rPr>
  </w:style>
  <w:style w:type="paragraph" w:styleId="CommentText">
    <w:name w:val="annotation text"/>
    <w:basedOn w:val="Normal"/>
    <w:link w:val="CommentTextChar"/>
    <w:uiPriority w:val="99"/>
    <w:semiHidden/>
    <w:unhideWhenUsed/>
    <w:rsid w:val="00416E54"/>
    <w:pPr>
      <w:spacing w:line="240" w:lineRule="auto"/>
    </w:pPr>
    <w:rPr>
      <w:sz w:val="20"/>
      <w:szCs w:val="20"/>
    </w:rPr>
  </w:style>
  <w:style w:type="character" w:customStyle="1" w:styleId="CommentTextChar">
    <w:name w:val="Comment Text Char"/>
    <w:basedOn w:val="DefaultParagraphFont"/>
    <w:link w:val="CommentText"/>
    <w:uiPriority w:val="99"/>
    <w:semiHidden/>
    <w:rsid w:val="00416E54"/>
    <w:rPr>
      <w:sz w:val="20"/>
      <w:szCs w:val="20"/>
    </w:rPr>
  </w:style>
  <w:style w:type="paragraph" w:styleId="CommentSubject">
    <w:name w:val="annotation subject"/>
    <w:basedOn w:val="CommentText"/>
    <w:next w:val="CommentText"/>
    <w:link w:val="CommentSubjectChar"/>
    <w:uiPriority w:val="99"/>
    <w:semiHidden/>
    <w:unhideWhenUsed/>
    <w:rsid w:val="00416E54"/>
    <w:rPr>
      <w:b/>
      <w:bCs/>
    </w:rPr>
  </w:style>
  <w:style w:type="character" w:customStyle="1" w:styleId="CommentSubjectChar">
    <w:name w:val="Comment Subject Char"/>
    <w:basedOn w:val="CommentTextChar"/>
    <w:link w:val="CommentSubject"/>
    <w:uiPriority w:val="99"/>
    <w:semiHidden/>
    <w:rsid w:val="00416E5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10012">
      <w:bodyDiv w:val="1"/>
      <w:marLeft w:val="0"/>
      <w:marRight w:val="0"/>
      <w:marTop w:val="0"/>
      <w:marBottom w:val="0"/>
      <w:divBdr>
        <w:top w:val="none" w:sz="0" w:space="0" w:color="auto"/>
        <w:left w:val="none" w:sz="0" w:space="0" w:color="auto"/>
        <w:bottom w:val="none" w:sz="0" w:space="0" w:color="auto"/>
        <w:right w:val="none" w:sz="0" w:space="0" w:color="auto"/>
      </w:divBdr>
    </w:div>
    <w:div w:id="38821011">
      <w:bodyDiv w:val="1"/>
      <w:marLeft w:val="0"/>
      <w:marRight w:val="0"/>
      <w:marTop w:val="0"/>
      <w:marBottom w:val="0"/>
      <w:divBdr>
        <w:top w:val="none" w:sz="0" w:space="0" w:color="auto"/>
        <w:left w:val="none" w:sz="0" w:space="0" w:color="auto"/>
        <w:bottom w:val="none" w:sz="0" w:space="0" w:color="auto"/>
        <w:right w:val="none" w:sz="0" w:space="0" w:color="auto"/>
      </w:divBdr>
    </w:div>
    <w:div w:id="107706912">
      <w:bodyDiv w:val="1"/>
      <w:marLeft w:val="0"/>
      <w:marRight w:val="0"/>
      <w:marTop w:val="0"/>
      <w:marBottom w:val="0"/>
      <w:divBdr>
        <w:top w:val="none" w:sz="0" w:space="0" w:color="auto"/>
        <w:left w:val="none" w:sz="0" w:space="0" w:color="auto"/>
        <w:bottom w:val="none" w:sz="0" w:space="0" w:color="auto"/>
        <w:right w:val="none" w:sz="0" w:space="0" w:color="auto"/>
      </w:divBdr>
    </w:div>
    <w:div w:id="150870537">
      <w:bodyDiv w:val="1"/>
      <w:marLeft w:val="0"/>
      <w:marRight w:val="0"/>
      <w:marTop w:val="0"/>
      <w:marBottom w:val="0"/>
      <w:divBdr>
        <w:top w:val="none" w:sz="0" w:space="0" w:color="auto"/>
        <w:left w:val="none" w:sz="0" w:space="0" w:color="auto"/>
        <w:bottom w:val="none" w:sz="0" w:space="0" w:color="auto"/>
        <w:right w:val="none" w:sz="0" w:space="0" w:color="auto"/>
      </w:divBdr>
    </w:div>
    <w:div w:id="161093636">
      <w:bodyDiv w:val="1"/>
      <w:marLeft w:val="0"/>
      <w:marRight w:val="0"/>
      <w:marTop w:val="0"/>
      <w:marBottom w:val="0"/>
      <w:divBdr>
        <w:top w:val="none" w:sz="0" w:space="0" w:color="auto"/>
        <w:left w:val="none" w:sz="0" w:space="0" w:color="auto"/>
        <w:bottom w:val="none" w:sz="0" w:space="0" w:color="auto"/>
        <w:right w:val="none" w:sz="0" w:space="0" w:color="auto"/>
      </w:divBdr>
    </w:div>
    <w:div w:id="196161104">
      <w:bodyDiv w:val="1"/>
      <w:marLeft w:val="0"/>
      <w:marRight w:val="0"/>
      <w:marTop w:val="0"/>
      <w:marBottom w:val="0"/>
      <w:divBdr>
        <w:top w:val="none" w:sz="0" w:space="0" w:color="auto"/>
        <w:left w:val="none" w:sz="0" w:space="0" w:color="auto"/>
        <w:bottom w:val="none" w:sz="0" w:space="0" w:color="auto"/>
        <w:right w:val="none" w:sz="0" w:space="0" w:color="auto"/>
      </w:divBdr>
    </w:div>
    <w:div w:id="209994817">
      <w:bodyDiv w:val="1"/>
      <w:marLeft w:val="0"/>
      <w:marRight w:val="0"/>
      <w:marTop w:val="0"/>
      <w:marBottom w:val="0"/>
      <w:divBdr>
        <w:top w:val="none" w:sz="0" w:space="0" w:color="auto"/>
        <w:left w:val="none" w:sz="0" w:space="0" w:color="auto"/>
        <w:bottom w:val="none" w:sz="0" w:space="0" w:color="auto"/>
        <w:right w:val="none" w:sz="0" w:space="0" w:color="auto"/>
      </w:divBdr>
      <w:divsChild>
        <w:div w:id="2137411583">
          <w:marLeft w:val="-225"/>
          <w:marRight w:val="-225"/>
          <w:marTop w:val="0"/>
          <w:marBottom w:val="0"/>
          <w:divBdr>
            <w:top w:val="none" w:sz="0" w:space="0" w:color="auto"/>
            <w:left w:val="none" w:sz="0" w:space="0" w:color="auto"/>
            <w:bottom w:val="none" w:sz="0" w:space="0" w:color="auto"/>
            <w:right w:val="none" w:sz="0" w:space="0" w:color="auto"/>
          </w:divBdr>
          <w:divsChild>
            <w:div w:id="927881105">
              <w:marLeft w:val="0"/>
              <w:marRight w:val="0"/>
              <w:marTop w:val="0"/>
              <w:marBottom w:val="0"/>
              <w:divBdr>
                <w:top w:val="none" w:sz="0" w:space="0" w:color="auto"/>
                <w:left w:val="none" w:sz="0" w:space="0" w:color="auto"/>
                <w:bottom w:val="none" w:sz="0" w:space="0" w:color="auto"/>
                <w:right w:val="none" w:sz="0" w:space="0" w:color="auto"/>
              </w:divBdr>
            </w:div>
          </w:divsChild>
        </w:div>
        <w:div w:id="696587791">
          <w:marLeft w:val="-225"/>
          <w:marRight w:val="-225"/>
          <w:marTop w:val="0"/>
          <w:marBottom w:val="0"/>
          <w:divBdr>
            <w:top w:val="none" w:sz="0" w:space="0" w:color="auto"/>
            <w:left w:val="none" w:sz="0" w:space="0" w:color="auto"/>
            <w:bottom w:val="none" w:sz="0" w:space="0" w:color="auto"/>
            <w:right w:val="none" w:sz="0" w:space="0" w:color="auto"/>
          </w:divBdr>
          <w:divsChild>
            <w:div w:id="397242073">
              <w:marLeft w:val="0"/>
              <w:marRight w:val="0"/>
              <w:marTop w:val="150"/>
              <w:marBottom w:val="750"/>
              <w:divBdr>
                <w:top w:val="none" w:sz="0" w:space="0" w:color="auto"/>
                <w:left w:val="none" w:sz="0" w:space="0" w:color="auto"/>
                <w:bottom w:val="none" w:sz="0" w:space="0" w:color="auto"/>
                <w:right w:val="none" w:sz="0" w:space="0" w:color="auto"/>
              </w:divBdr>
            </w:div>
          </w:divsChild>
        </w:div>
        <w:div w:id="211117740">
          <w:marLeft w:val="-225"/>
          <w:marRight w:val="-225"/>
          <w:marTop w:val="0"/>
          <w:marBottom w:val="0"/>
          <w:divBdr>
            <w:top w:val="none" w:sz="0" w:space="0" w:color="auto"/>
            <w:left w:val="none" w:sz="0" w:space="0" w:color="auto"/>
            <w:bottom w:val="none" w:sz="0" w:space="0" w:color="auto"/>
            <w:right w:val="none" w:sz="0" w:space="0" w:color="auto"/>
          </w:divBdr>
          <w:divsChild>
            <w:div w:id="1162282275">
              <w:marLeft w:val="0"/>
              <w:marRight w:val="0"/>
              <w:marTop w:val="0"/>
              <w:marBottom w:val="0"/>
              <w:divBdr>
                <w:top w:val="none" w:sz="0" w:space="0" w:color="auto"/>
                <w:left w:val="none" w:sz="0" w:space="0" w:color="auto"/>
                <w:bottom w:val="none" w:sz="0" w:space="0" w:color="auto"/>
                <w:right w:val="none" w:sz="0" w:space="0" w:color="auto"/>
              </w:divBdr>
            </w:div>
          </w:divsChild>
        </w:div>
        <w:div w:id="674725300">
          <w:marLeft w:val="-225"/>
          <w:marRight w:val="-225"/>
          <w:marTop w:val="450"/>
          <w:marBottom w:val="450"/>
          <w:divBdr>
            <w:top w:val="none" w:sz="0" w:space="0" w:color="auto"/>
            <w:left w:val="none" w:sz="0" w:space="0" w:color="auto"/>
            <w:bottom w:val="none" w:sz="0" w:space="0" w:color="auto"/>
            <w:right w:val="none" w:sz="0" w:space="0" w:color="auto"/>
          </w:divBdr>
          <w:divsChild>
            <w:div w:id="1844777431">
              <w:marLeft w:val="0"/>
              <w:marRight w:val="0"/>
              <w:marTop w:val="0"/>
              <w:marBottom w:val="0"/>
              <w:divBdr>
                <w:top w:val="none" w:sz="0" w:space="0" w:color="auto"/>
                <w:left w:val="none" w:sz="0" w:space="0" w:color="auto"/>
                <w:bottom w:val="none" w:sz="0" w:space="0" w:color="auto"/>
                <w:right w:val="none" w:sz="0" w:space="0" w:color="auto"/>
              </w:divBdr>
              <w:divsChild>
                <w:div w:id="1603486457">
                  <w:marLeft w:val="0"/>
                  <w:marRight w:val="0"/>
                  <w:marTop w:val="0"/>
                  <w:marBottom w:val="90"/>
                  <w:divBdr>
                    <w:top w:val="none" w:sz="0" w:space="0" w:color="auto"/>
                    <w:left w:val="none" w:sz="0" w:space="0" w:color="auto"/>
                    <w:bottom w:val="none" w:sz="0" w:space="0" w:color="auto"/>
                    <w:right w:val="none" w:sz="0" w:space="0" w:color="auto"/>
                  </w:divBdr>
                  <w:divsChild>
                    <w:div w:id="20428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1452">
              <w:marLeft w:val="0"/>
              <w:marRight w:val="0"/>
              <w:marTop w:val="0"/>
              <w:marBottom w:val="0"/>
              <w:divBdr>
                <w:top w:val="none" w:sz="0" w:space="0" w:color="auto"/>
                <w:left w:val="none" w:sz="0" w:space="0" w:color="auto"/>
                <w:bottom w:val="none" w:sz="0" w:space="0" w:color="auto"/>
                <w:right w:val="none" w:sz="0" w:space="0" w:color="auto"/>
              </w:divBdr>
              <w:divsChild>
                <w:div w:id="1761943849">
                  <w:marLeft w:val="0"/>
                  <w:marRight w:val="0"/>
                  <w:marTop w:val="0"/>
                  <w:marBottom w:val="90"/>
                  <w:divBdr>
                    <w:top w:val="none" w:sz="0" w:space="0" w:color="auto"/>
                    <w:left w:val="none" w:sz="0" w:space="0" w:color="auto"/>
                    <w:bottom w:val="none" w:sz="0" w:space="0" w:color="auto"/>
                    <w:right w:val="none" w:sz="0" w:space="0" w:color="auto"/>
                  </w:divBdr>
                  <w:divsChild>
                    <w:div w:id="20149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333">
              <w:marLeft w:val="0"/>
              <w:marRight w:val="0"/>
              <w:marTop w:val="0"/>
              <w:marBottom w:val="0"/>
              <w:divBdr>
                <w:top w:val="none" w:sz="0" w:space="0" w:color="auto"/>
                <w:left w:val="none" w:sz="0" w:space="0" w:color="auto"/>
                <w:bottom w:val="none" w:sz="0" w:space="0" w:color="auto"/>
                <w:right w:val="none" w:sz="0" w:space="0" w:color="auto"/>
              </w:divBdr>
              <w:divsChild>
                <w:div w:id="1626543556">
                  <w:marLeft w:val="0"/>
                  <w:marRight w:val="0"/>
                  <w:marTop w:val="0"/>
                  <w:marBottom w:val="90"/>
                  <w:divBdr>
                    <w:top w:val="none" w:sz="0" w:space="0" w:color="auto"/>
                    <w:left w:val="none" w:sz="0" w:space="0" w:color="auto"/>
                    <w:bottom w:val="none" w:sz="0" w:space="0" w:color="auto"/>
                    <w:right w:val="none" w:sz="0" w:space="0" w:color="auto"/>
                  </w:divBdr>
                  <w:divsChild>
                    <w:div w:id="1497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06549">
      <w:bodyDiv w:val="1"/>
      <w:marLeft w:val="0"/>
      <w:marRight w:val="0"/>
      <w:marTop w:val="0"/>
      <w:marBottom w:val="0"/>
      <w:divBdr>
        <w:top w:val="none" w:sz="0" w:space="0" w:color="auto"/>
        <w:left w:val="none" w:sz="0" w:space="0" w:color="auto"/>
        <w:bottom w:val="none" w:sz="0" w:space="0" w:color="auto"/>
        <w:right w:val="none" w:sz="0" w:space="0" w:color="auto"/>
      </w:divBdr>
      <w:divsChild>
        <w:div w:id="2145658412">
          <w:marLeft w:val="0"/>
          <w:marRight w:val="0"/>
          <w:marTop w:val="0"/>
          <w:marBottom w:val="0"/>
          <w:divBdr>
            <w:top w:val="none" w:sz="0" w:space="0" w:color="auto"/>
            <w:left w:val="none" w:sz="0" w:space="0" w:color="auto"/>
            <w:bottom w:val="none" w:sz="0" w:space="0" w:color="auto"/>
            <w:right w:val="none" w:sz="0" w:space="0" w:color="auto"/>
          </w:divBdr>
        </w:div>
        <w:div w:id="1854611005">
          <w:marLeft w:val="0"/>
          <w:marRight w:val="0"/>
          <w:marTop w:val="0"/>
          <w:marBottom w:val="0"/>
          <w:divBdr>
            <w:top w:val="none" w:sz="0" w:space="0" w:color="auto"/>
            <w:left w:val="none" w:sz="0" w:space="0" w:color="auto"/>
            <w:bottom w:val="none" w:sz="0" w:space="0" w:color="auto"/>
            <w:right w:val="none" w:sz="0" w:space="0" w:color="auto"/>
          </w:divBdr>
        </w:div>
      </w:divsChild>
    </w:div>
    <w:div w:id="259071408">
      <w:bodyDiv w:val="1"/>
      <w:marLeft w:val="0"/>
      <w:marRight w:val="0"/>
      <w:marTop w:val="0"/>
      <w:marBottom w:val="0"/>
      <w:divBdr>
        <w:top w:val="none" w:sz="0" w:space="0" w:color="auto"/>
        <w:left w:val="none" w:sz="0" w:space="0" w:color="auto"/>
        <w:bottom w:val="none" w:sz="0" w:space="0" w:color="auto"/>
        <w:right w:val="none" w:sz="0" w:space="0" w:color="auto"/>
      </w:divBdr>
    </w:div>
    <w:div w:id="260533123">
      <w:bodyDiv w:val="1"/>
      <w:marLeft w:val="0"/>
      <w:marRight w:val="0"/>
      <w:marTop w:val="0"/>
      <w:marBottom w:val="0"/>
      <w:divBdr>
        <w:top w:val="none" w:sz="0" w:space="0" w:color="auto"/>
        <w:left w:val="none" w:sz="0" w:space="0" w:color="auto"/>
        <w:bottom w:val="none" w:sz="0" w:space="0" w:color="auto"/>
        <w:right w:val="none" w:sz="0" w:space="0" w:color="auto"/>
      </w:divBdr>
    </w:div>
    <w:div w:id="274600791">
      <w:bodyDiv w:val="1"/>
      <w:marLeft w:val="0"/>
      <w:marRight w:val="0"/>
      <w:marTop w:val="0"/>
      <w:marBottom w:val="0"/>
      <w:divBdr>
        <w:top w:val="none" w:sz="0" w:space="0" w:color="auto"/>
        <w:left w:val="none" w:sz="0" w:space="0" w:color="auto"/>
        <w:bottom w:val="none" w:sz="0" w:space="0" w:color="auto"/>
        <w:right w:val="none" w:sz="0" w:space="0" w:color="auto"/>
      </w:divBdr>
    </w:div>
    <w:div w:id="321782060">
      <w:bodyDiv w:val="1"/>
      <w:marLeft w:val="0"/>
      <w:marRight w:val="0"/>
      <w:marTop w:val="0"/>
      <w:marBottom w:val="0"/>
      <w:divBdr>
        <w:top w:val="none" w:sz="0" w:space="0" w:color="auto"/>
        <w:left w:val="none" w:sz="0" w:space="0" w:color="auto"/>
        <w:bottom w:val="none" w:sz="0" w:space="0" w:color="auto"/>
        <w:right w:val="none" w:sz="0" w:space="0" w:color="auto"/>
      </w:divBdr>
    </w:div>
    <w:div w:id="327710271">
      <w:bodyDiv w:val="1"/>
      <w:marLeft w:val="0"/>
      <w:marRight w:val="0"/>
      <w:marTop w:val="0"/>
      <w:marBottom w:val="0"/>
      <w:divBdr>
        <w:top w:val="none" w:sz="0" w:space="0" w:color="auto"/>
        <w:left w:val="none" w:sz="0" w:space="0" w:color="auto"/>
        <w:bottom w:val="none" w:sz="0" w:space="0" w:color="auto"/>
        <w:right w:val="none" w:sz="0" w:space="0" w:color="auto"/>
      </w:divBdr>
    </w:div>
    <w:div w:id="405881679">
      <w:bodyDiv w:val="1"/>
      <w:marLeft w:val="0"/>
      <w:marRight w:val="0"/>
      <w:marTop w:val="0"/>
      <w:marBottom w:val="0"/>
      <w:divBdr>
        <w:top w:val="none" w:sz="0" w:space="0" w:color="auto"/>
        <w:left w:val="none" w:sz="0" w:space="0" w:color="auto"/>
        <w:bottom w:val="none" w:sz="0" w:space="0" w:color="auto"/>
        <w:right w:val="none" w:sz="0" w:space="0" w:color="auto"/>
      </w:divBdr>
    </w:div>
    <w:div w:id="415594897">
      <w:bodyDiv w:val="1"/>
      <w:marLeft w:val="0"/>
      <w:marRight w:val="0"/>
      <w:marTop w:val="0"/>
      <w:marBottom w:val="0"/>
      <w:divBdr>
        <w:top w:val="none" w:sz="0" w:space="0" w:color="auto"/>
        <w:left w:val="none" w:sz="0" w:space="0" w:color="auto"/>
        <w:bottom w:val="none" w:sz="0" w:space="0" w:color="auto"/>
        <w:right w:val="none" w:sz="0" w:space="0" w:color="auto"/>
      </w:divBdr>
    </w:div>
    <w:div w:id="527183879">
      <w:bodyDiv w:val="1"/>
      <w:marLeft w:val="0"/>
      <w:marRight w:val="0"/>
      <w:marTop w:val="0"/>
      <w:marBottom w:val="0"/>
      <w:divBdr>
        <w:top w:val="none" w:sz="0" w:space="0" w:color="auto"/>
        <w:left w:val="none" w:sz="0" w:space="0" w:color="auto"/>
        <w:bottom w:val="none" w:sz="0" w:space="0" w:color="auto"/>
        <w:right w:val="none" w:sz="0" w:space="0" w:color="auto"/>
      </w:divBdr>
    </w:div>
    <w:div w:id="554701891">
      <w:bodyDiv w:val="1"/>
      <w:marLeft w:val="0"/>
      <w:marRight w:val="0"/>
      <w:marTop w:val="0"/>
      <w:marBottom w:val="0"/>
      <w:divBdr>
        <w:top w:val="none" w:sz="0" w:space="0" w:color="auto"/>
        <w:left w:val="none" w:sz="0" w:space="0" w:color="auto"/>
        <w:bottom w:val="none" w:sz="0" w:space="0" w:color="auto"/>
        <w:right w:val="none" w:sz="0" w:space="0" w:color="auto"/>
      </w:divBdr>
    </w:div>
    <w:div w:id="603072491">
      <w:bodyDiv w:val="1"/>
      <w:marLeft w:val="0"/>
      <w:marRight w:val="0"/>
      <w:marTop w:val="0"/>
      <w:marBottom w:val="0"/>
      <w:divBdr>
        <w:top w:val="none" w:sz="0" w:space="0" w:color="auto"/>
        <w:left w:val="none" w:sz="0" w:space="0" w:color="auto"/>
        <w:bottom w:val="none" w:sz="0" w:space="0" w:color="auto"/>
        <w:right w:val="none" w:sz="0" w:space="0" w:color="auto"/>
      </w:divBdr>
    </w:div>
    <w:div w:id="624240757">
      <w:bodyDiv w:val="1"/>
      <w:marLeft w:val="0"/>
      <w:marRight w:val="0"/>
      <w:marTop w:val="0"/>
      <w:marBottom w:val="0"/>
      <w:divBdr>
        <w:top w:val="none" w:sz="0" w:space="0" w:color="auto"/>
        <w:left w:val="none" w:sz="0" w:space="0" w:color="auto"/>
        <w:bottom w:val="none" w:sz="0" w:space="0" w:color="auto"/>
        <w:right w:val="none" w:sz="0" w:space="0" w:color="auto"/>
      </w:divBdr>
      <w:divsChild>
        <w:div w:id="1109817935">
          <w:marLeft w:val="0"/>
          <w:marRight w:val="0"/>
          <w:marTop w:val="0"/>
          <w:marBottom w:val="0"/>
          <w:divBdr>
            <w:top w:val="none" w:sz="0" w:space="0" w:color="auto"/>
            <w:left w:val="none" w:sz="0" w:space="0" w:color="auto"/>
            <w:bottom w:val="none" w:sz="0" w:space="0" w:color="auto"/>
            <w:right w:val="none" w:sz="0" w:space="0" w:color="auto"/>
          </w:divBdr>
        </w:div>
        <w:div w:id="1491290972">
          <w:marLeft w:val="0"/>
          <w:marRight w:val="0"/>
          <w:marTop w:val="0"/>
          <w:marBottom w:val="0"/>
          <w:divBdr>
            <w:top w:val="none" w:sz="0" w:space="0" w:color="auto"/>
            <w:left w:val="none" w:sz="0" w:space="0" w:color="auto"/>
            <w:bottom w:val="none" w:sz="0" w:space="0" w:color="auto"/>
            <w:right w:val="none" w:sz="0" w:space="0" w:color="auto"/>
          </w:divBdr>
        </w:div>
      </w:divsChild>
    </w:div>
    <w:div w:id="650713543">
      <w:bodyDiv w:val="1"/>
      <w:marLeft w:val="0"/>
      <w:marRight w:val="0"/>
      <w:marTop w:val="0"/>
      <w:marBottom w:val="0"/>
      <w:divBdr>
        <w:top w:val="none" w:sz="0" w:space="0" w:color="auto"/>
        <w:left w:val="none" w:sz="0" w:space="0" w:color="auto"/>
        <w:bottom w:val="none" w:sz="0" w:space="0" w:color="auto"/>
        <w:right w:val="none" w:sz="0" w:space="0" w:color="auto"/>
      </w:divBdr>
    </w:div>
    <w:div w:id="664938412">
      <w:bodyDiv w:val="1"/>
      <w:marLeft w:val="0"/>
      <w:marRight w:val="0"/>
      <w:marTop w:val="0"/>
      <w:marBottom w:val="0"/>
      <w:divBdr>
        <w:top w:val="none" w:sz="0" w:space="0" w:color="auto"/>
        <w:left w:val="none" w:sz="0" w:space="0" w:color="auto"/>
        <w:bottom w:val="none" w:sz="0" w:space="0" w:color="auto"/>
        <w:right w:val="none" w:sz="0" w:space="0" w:color="auto"/>
      </w:divBdr>
    </w:div>
    <w:div w:id="771633403">
      <w:bodyDiv w:val="1"/>
      <w:marLeft w:val="0"/>
      <w:marRight w:val="0"/>
      <w:marTop w:val="0"/>
      <w:marBottom w:val="0"/>
      <w:divBdr>
        <w:top w:val="none" w:sz="0" w:space="0" w:color="auto"/>
        <w:left w:val="none" w:sz="0" w:space="0" w:color="auto"/>
        <w:bottom w:val="none" w:sz="0" w:space="0" w:color="auto"/>
        <w:right w:val="none" w:sz="0" w:space="0" w:color="auto"/>
      </w:divBdr>
      <w:divsChild>
        <w:div w:id="1543207659">
          <w:marLeft w:val="-225"/>
          <w:marRight w:val="-225"/>
          <w:marTop w:val="0"/>
          <w:marBottom w:val="0"/>
          <w:divBdr>
            <w:top w:val="none" w:sz="0" w:space="0" w:color="auto"/>
            <w:left w:val="none" w:sz="0" w:space="0" w:color="auto"/>
            <w:bottom w:val="none" w:sz="0" w:space="0" w:color="auto"/>
            <w:right w:val="none" w:sz="0" w:space="0" w:color="auto"/>
          </w:divBdr>
          <w:divsChild>
            <w:div w:id="246111417">
              <w:marLeft w:val="0"/>
              <w:marRight w:val="0"/>
              <w:marTop w:val="0"/>
              <w:marBottom w:val="0"/>
              <w:divBdr>
                <w:top w:val="none" w:sz="0" w:space="0" w:color="auto"/>
                <w:left w:val="none" w:sz="0" w:space="0" w:color="auto"/>
                <w:bottom w:val="none" w:sz="0" w:space="0" w:color="auto"/>
                <w:right w:val="none" w:sz="0" w:space="0" w:color="auto"/>
              </w:divBdr>
            </w:div>
          </w:divsChild>
        </w:div>
        <w:div w:id="927151355">
          <w:marLeft w:val="-225"/>
          <w:marRight w:val="-225"/>
          <w:marTop w:val="0"/>
          <w:marBottom w:val="0"/>
          <w:divBdr>
            <w:top w:val="none" w:sz="0" w:space="0" w:color="auto"/>
            <w:left w:val="none" w:sz="0" w:space="0" w:color="auto"/>
            <w:bottom w:val="none" w:sz="0" w:space="0" w:color="auto"/>
            <w:right w:val="none" w:sz="0" w:space="0" w:color="auto"/>
          </w:divBdr>
          <w:divsChild>
            <w:div w:id="787240193">
              <w:marLeft w:val="0"/>
              <w:marRight w:val="0"/>
              <w:marTop w:val="150"/>
              <w:marBottom w:val="750"/>
              <w:divBdr>
                <w:top w:val="none" w:sz="0" w:space="0" w:color="auto"/>
                <w:left w:val="none" w:sz="0" w:space="0" w:color="auto"/>
                <w:bottom w:val="none" w:sz="0" w:space="0" w:color="auto"/>
                <w:right w:val="none" w:sz="0" w:space="0" w:color="auto"/>
              </w:divBdr>
            </w:div>
          </w:divsChild>
        </w:div>
        <w:div w:id="343820096">
          <w:marLeft w:val="-225"/>
          <w:marRight w:val="-225"/>
          <w:marTop w:val="0"/>
          <w:marBottom w:val="0"/>
          <w:divBdr>
            <w:top w:val="none" w:sz="0" w:space="0" w:color="auto"/>
            <w:left w:val="none" w:sz="0" w:space="0" w:color="auto"/>
            <w:bottom w:val="none" w:sz="0" w:space="0" w:color="auto"/>
            <w:right w:val="none" w:sz="0" w:space="0" w:color="auto"/>
          </w:divBdr>
          <w:divsChild>
            <w:div w:id="264264601">
              <w:marLeft w:val="0"/>
              <w:marRight w:val="0"/>
              <w:marTop w:val="0"/>
              <w:marBottom w:val="0"/>
              <w:divBdr>
                <w:top w:val="none" w:sz="0" w:space="0" w:color="auto"/>
                <w:left w:val="none" w:sz="0" w:space="0" w:color="auto"/>
                <w:bottom w:val="none" w:sz="0" w:space="0" w:color="auto"/>
                <w:right w:val="none" w:sz="0" w:space="0" w:color="auto"/>
              </w:divBdr>
            </w:div>
          </w:divsChild>
        </w:div>
        <w:div w:id="303240338">
          <w:marLeft w:val="-225"/>
          <w:marRight w:val="-225"/>
          <w:marTop w:val="450"/>
          <w:marBottom w:val="450"/>
          <w:divBdr>
            <w:top w:val="none" w:sz="0" w:space="0" w:color="auto"/>
            <w:left w:val="none" w:sz="0" w:space="0" w:color="auto"/>
            <w:bottom w:val="none" w:sz="0" w:space="0" w:color="auto"/>
            <w:right w:val="none" w:sz="0" w:space="0" w:color="auto"/>
          </w:divBdr>
          <w:divsChild>
            <w:div w:id="1091660447">
              <w:marLeft w:val="0"/>
              <w:marRight w:val="0"/>
              <w:marTop w:val="0"/>
              <w:marBottom w:val="0"/>
              <w:divBdr>
                <w:top w:val="none" w:sz="0" w:space="0" w:color="auto"/>
                <w:left w:val="none" w:sz="0" w:space="0" w:color="auto"/>
                <w:bottom w:val="none" w:sz="0" w:space="0" w:color="auto"/>
                <w:right w:val="none" w:sz="0" w:space="0" w:color="auto"/>
              </w:divBdr>
              <w:divsChild>
                <w:div w:id="490020464">
                  <w:marLeft w:val="0"/>
                  <w:marRight w:val="0"/>
                  <w:marTop w:val="0"/>
                  <w:marBottom w:val="90"/>
                  <w:divBdr>
                    <w:top w:val="none" w:sz="0" w:space="0" w:color="auto"/>
                    <w:left w:val="none" w:sz="0" w:space="0" w:color="auto"/>
                    <w:bottom w:val="none" w:sz="0" w:space="0" w:color="auto"/>
                    <w:right w:val="none" w:sz="0" w:space="0" w:color="auto"/>
                  </w:divBdr>
                  <w:divsChild>
                    <w:div w:id="506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194">
              <w:marLeft w:val="0"/>
              <w:marRight w:val="0"/>
              <w:marTop w:val="0"/>
              <w:marBottom w:val="0"/>
              <w:divBdr>
                <w:top w:val="none" w:sz="0" w:space="0" w:color="auto"/>
                <w:left w:val="none" w:sz="0" w:space="0" w:color="auto"/>
                <w:bottom w:val="none" w:sz="0" w:space="0" w:color="auto"/>
                <w:right w:val="none" w:sz="0" w:space="0" w:color="auto"/>
              </w:divBdr>
              <w:divsChild>
                <w:div w:id="1192259698">
                  <w:marLeft w:val="0"/>
                  <w:marRight w:val="0"/>
                  <w:marTop w:val="0"/>
                  <w:marBottom w:val="90"/>
                  <w:divBdr>
                    <w:top w:val="none" w:sz="0" w:space="0" w:color="auto"/>
                    <w:left w:val="none" w:sz="0" w:space="0" w:color="auto"/>
                    <w:bottom w:val="none" w:sz="0" w:space="0" w:color="auto"/>
                    <w:right w:val="none" w:sz="0" w:space="0" w:color="auto"/>
                  </w:divBdr>
                  <w:divsChild>
                    <w:div w:id="19537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1855">
              <w:marLeft w:val="0"/>
              <w:marRight w:val="0"/>
              <w:marTop w:val="0"/>
              <w:marBottom w:val="0"/>
              <w:divBdr>
                <w:top w:val="none" w:sz="0" w:space="0" w:color="auto"/>
                <w:left w:val="none" w:sz="0" w:space="0" w:color="auto"/>
                <w:bottom w:val="none" w:sz="0" w:space="0" w:color="auto"/>
                <w:right w:val="none" w:sz="0" w:space="0" w:color="auto"/>
              </w:divBdr>
              <w:divsChild>
                <w:div w:id="1472558904">
                  <w:marLeft w:val="0"/>
                  <w:marRight w:val="0"/>
                  <w:marTop w:val="0"/>
                  <w:marBottom w:val="90"/>
                  <w:divBdr>
                    <w:top w:val="none" w:sz="0" w:space="0" w:color="auto"/>
                    <w:left w:val="none" w:sz="0" w:space="0" w:color="auto"/>
                    <w:bottom w:val="none" w:sz="0" w:space="0" w:color="auto"/>
                    <w:right w:val="none" w:sz="0" w:space="0" w:color="auto"/>
                  </w:divBdr>
                  <w:divsChild>
                    <w:div w:id="12377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03193">
      <w:bodyDiv w:val="1"/>
      <w:marLeft w:val="0"/>
      <w:marRight w:val="0"/>
      <w:marTop w:val="0"/>
      <w:marBottom w:val="0"/>
      <w:divBdr>
        <w:top w:val="none" w:sz="0" w:space="0" w:color="auto"/>
        <w:left w:val="none" w:sz="0" w:space="0" w:color="auto"/>
        <w:bottom w:val="none" w:sz="0" w:space="0" w:color="auto"/>
        <w:right w:val="none" w:sz="0" w:space="0" w:color="auto"/>
      </w:divBdr>
    </w:div>
    <w:div w:id="864832403">
      <w:bodyDiv w:val="1"/>
      <w:marLeft w:val="0"/>
      <w:marRight w:val="0"/>
      <w:marTop w:val="0"/>
      <w:marBottom w:val="0"/>
      <w:divBdr>
        <w:top w:val="none" w:sz="0" w:space="0" w:color="auto"/>
        <w:left w:val="none" w:sz="0" w:space="0" w:color="auto"/>
        <w:bottom w:val="none" w:sz="0" w:space="0" w:color="auto"/>
        <w:right w:val="none" w:sz="0" w:space="0" w:color="auto"/>
      </w:divBdr>
    </w:div>
    <w:div w:id="904099613">
      <w:bodyDiv w:val="1"/>
      <w:marLeft w:val="0"/>
      <w:marRight w:val="0"/>
      <w:marTop w:val="0"/>
      <w:marBottom w:val="0"/>
      <w:divBdr>
        <w:top w:val="none" w:sz="0" w:space="0" w:color="auto"/>
        <w:left w:val="none" w:sz="0" w:space="0" w:color="auto"/>
        <w:bottom w:val="none" w:sz="0" w:space="0" w:color="auto"/>
        <w:right w:val="none" w:sz="0" w:space="0" w:color="auto"/>
      </w:divBdr>
    </w:div>
    <w:div w:id="904727633">
      <w:bodyDiv w:val="1"/>
      <w:marLeft w:val="0"/>
      <w:marRight w:val="0"/>
      <w:marTop w:val="0"/>
      <w:marBottom w:val="0"/>
      <w:divBdr>
        <w:top w:val="none" w:sz="0" w:space="0" w:color="auto"/>
        <w:left w:val="none" w:sz="0" w:space="0" w:color="auto"/>
        <w:bottom w:val="none" w:sz="0" w:space="0" w:color="auto"/>
        <w:right w:val="none" w:sz="0" w:space="0" w:color="auto"/>
      </w:divBdr>
      <w:divsChild>
        <w:div w:id="1880780554">
          <w:marLeft w:val="0"/>
          <w:marRight w:val="0"/>
          <w:marTop w:val="0"/>
          <w:marBottom w:val="0"/>
          <w:divBdr>
            <w:top w:val="none" w:sz="0" w:space="0" w:color="auto"/>
            <w:left w:val="none" w:sz="0" w:space="0" w:color="auto"/>
            <w:bottom w:val="none" w:sz="0" w:space="0" w:color="auto"/>
            <w:right w:val="none" w:sz="0" w:space="0" w:color="auto"/>
          </w:divBdr>
          <w:divsChild>
            <w:div w:id="2133010037">
              <w:marLeft w:val="0"/>
              <w:marRight w:val="0"/>
              <w:marTop w:val="0"/>
              <w:marBottom w:val="0"/>
              <w:divBdr>
                <w:top w:val="none" w:sz="0" w:space="0" w:color="auto"/>
                <w:left w:val="none" w:sz="0" w:space="0" w:color="auto"/>
                <w:bottom w:val="none" w:sz="0" w:space="0" w:color="auto"/>
                <w:right w:val="none" w:sz="0" w:space="0" w:color="auto"/>
              </w:divBdr>
            </w:div>
          </w:divsChild>
        </w:div>
        <w:div w:id="1755977828">
          <w:marLeft w:val="0"/>
          <w:marRight w:val="0"/>
          <w:marTop w:val="0"/>
          <w:marBottom w:val="0"/>
          <w:divBdr>
            <w:top w:val="none" w:sz="0" w:space="0" w:color="auto"/>
            <w:left w:val="none" w:sz="0" w:space="0" w:color="auto"/>
            <w:bottom w:val="none" w:sz="0" w:space="0" w:color="auto"/>
            <w:right w:val="none" w:sz="0" w:space="0" w:color="auto"/>
          </w:divBdr>
        </w:div>
      </w:divsChild>
    </w:div>
    <w:div w:id="939412428">
      <w:bodyDiv w:val="1"/>
      <w:marLeft w:val="0"/>
      <w:marRight w:val="0"/>
      <w:marTop w:val="0"/>
      <w:marBottom w:val="0"/>
      <w:divBdr>
        <w:top w:val="none" w:sz="0" w:space="0" w:color="auto"/>
        <w:left w:val="none" w:sz="0" w:space="0" w:color="auto"/>
        <w:bottom w:val="none" w:sz="0" w:space="0" w:color="auto"/>
        <w:right w:val="none" w:sz="0" w:space="0" w:color="auto"/>
      </w:divBdr>
    </w:div>
    <w:div w:id="992836857">
      <w:bodyDiv w:val="1"/>
      <w:marLeft w:val="0"/>
      <w:marRight w:val="0"/>
      <w:marTop w:val="0"/>
      <w:marBottom w:val="0"/>
      <w:divBdr>
        <w:top w:val="none" w:sz="0" w:space="0" w:color="auto"/>
        <w:left w:val="none" w:sz="0" w:space="0" w:color="auto"/>
        <w:bottom w:val="none" w:sz="0" w:space="0" w:color="auto"/>
        <w:right w:val="none" w:sz="0" w:space="0" w:color="auto"/>
      </w:divBdr>
    </w:div>
    <w:div w:id="1013265723">
      <w:bodyDiv w:val="1"/>
      <w:marLeft w:val="0"/>
      <w:marRight w:val="0"/>
      <w:marTop w:val="0"/>
      <w:marBottom w:val="0"/>
      <w:divBdr>
        <w:top w:val="none" w:sz="0" w:space="0" w:color="auto"/>
        <w:left w:val="none" w:sz="0" w:space="0" w:color="auto"/>
        <w:bottom w:val="none" w:sz="0" w:space="0" w:color="auto"/>
        <w:right w:val="none" w:sz="0" w:space="0" w:color="auto"/>
      </w:divBdr>
    </w:div>
    <w:div w:id="1054546530">
      <w:bodyDiv w:val="1"/>
      <w:marLeft w:val="0"/>
      <w:marRight w:val="0"/>
      <w:marTop w:val="0"/>
      <w:marBottom w:val="0"/>
      <w:divBdr>
        <w:top w:val="none" w:sz="0" w:space="0" w:color="auto"/>
        <w:left w:val="none" w:sz="0" w:space="0" w:color="auto"/>
        <w:bottom w:val="none" w:sz="0" w:space="0" w:color="auto"/>
        <w:right w:val="none" w:sz="0" w:space="0" w:color="auto"/>
      </w:divBdr>
    </w:div>
    <w:div w:id="1081289356">
      <w:bodyDiv w:val="1"/>
      <w:marLeft w:val="0"/>
      <w:marRight w:val="0"/>
      <w:marTop w:val="0"/>
      <w:marBottom w:val="0"/>
      <w:divBdr>
        <w:top w:val="none" w:sz="0" w:space="0" w:color="auto"/>
        <w:left w:val="none" w:sz="0" w:space="0" w:color="auto"/>
        <w:bottom w:val="none" w:sz="0" w:space="0" w:color="auto"/>
        <w:right w:val="none" w:sz="0" w:space="0" w:color="auto"/>
      </w:divBdr>
    </w:div>
    <w:div w:id="1219248316">
      <w:bodyDiv w:val="1"/>
      <w:marLeft w:val="0"/>
      <w:marRight w:val="0"/>
      <w:marTop w:val="0"/>
      <w:marBottom w:val="0"/>
      <w:divBdr>
        <w:top w:val="none" w:sz="0" w:space="0" w:color="auto"/>
        <w:left w:val="none" w:sz="0" w:space="0" w:color="auto"/>
        <w:bottom w:val="none" w:sz="0" w:space="0" w:color="auto"/>
        <w:right w:val="none" w:sz="0" w:space="0" w:color="auto"/>
      </w:divBdr>
    </w:div>
    <w:div w:id="1274946974">
      <w:bodyDiv w:val="1"/>
      <w:marLeft w:val="0"/>
      <w:marRight w:val="0"/>
      <w:marTop w:val="0"/>
      <w:marBottom w:val="0"/>
      <w:divBdr>
        <w:top w:val="none" w:sz="0" w:space="0" w:color="auto"/>
        <w:left w:val="none" w:sz="0" w:space="0" w:color="auto"/>
        <w:bottom w:val="none" w:sz="0" w:space="0" w:color="auto"/>
        <w:right w:val="none" w:sz="0" w:space="0" w:color="auto"/>
      </w:divBdr>
    </w:div>
    <w:div w:id="1299992996">
      <w:bodyDiv w:val="1"/>
      <w:marLeft w:val="0"/>
      <w:marRight w:val="0"/>
      <w:marTop w:val="0"/>
      <w:marBottom w:val="0"/>
      <w:divBdr>
        <w:top w:val="none" w:sz="0" w:space="0" w:color="auto"/>
        <w:left w:val="none" w:sz="0" w:space="0" w:color="auto"/>
        <w:bottom w:val="none" w:sz="0" w:space="0" w:color="auto"/>
        <w:right w:val="none" w:sz="0" w:space="0" w:color="auto"/>
      </w:divBdr>
    </w:div>
    <w:div w:id="1313757728">
      <w:bodyDiv w:val="1"/>
      <w:marLeft w:val="0"/>
      <w:marRight w:val="0"/>
      <w:marTop w:val="0"/>
      <w:marBottom w:val="0"/>
      <w:divBdr>
        <w:top w:val="none" w:sz="0" w:space="0" w:color="auto"/>
        <w:left w:val="none" w:sz="0" w:space="0" w:color="auto"/>
        <w:bottom w:val="none" w:sz="0" w:space="0" w:color="auto"/>
        <w:right w:val="none" w:sz="0" w:space="0" w:color="auto"/>
      </w:divBdr>
    </w:div>
    <w:div w:id="1355421233">
      <w:bodyDiv w:val="1"/>
      <w:marLeft w:val="0"/>
      <w:marRight w:val="0"/>
      <w:marTop w:val="0"/>
      <w:marBottom w:val="0"/>
      <w:divBdr>
        <w:top w:val="none" w:sz="0" w:space="0" w:color="auto"/>
        <w:left w:val="none" w:sz="0" w:space="0" w:color="auto"/>
        <w:bottom w:val="none" w:sz="0" w:space="0" w:color="auto"/>
        <w:right w:val="none" w:sz="0" w:space="0" w:color="auto"/>
      </w:divBdr>
    </w:div>
    <w:div w:id="1360815481">
      <w:bodyDiv w:val="1"/>
      <w:marLeft w:val="0"/>
      <w:marRight w:val="0"/>
      <w:marTop w:val="0"/>
      <w:marBottom w:val="0"/>
      <w:divBdr>
        <w:top w:val="none" w:sz="0" w:space="0" w:color="auto"/>
        <w:left w:val="none" w:sz="0" w:space="0" w:color="auto"/>
        <w:bottom w:val="none" w:sz="0" w:space="0" w:color="auto"/>
        <w:right w:val="none" w:sz="0" w:space="0" w:color="auto"/>
      </w:divBdr>
    </w:div>
    <w:div w:id="1370568205">
      <w:bodyDiv w:val="1"/>
      <w:marLeft w:val="0"/>
      <w:marRight w:val="0"/>
      <w:marTop w:val="0"/>
      <w:marBottom w:val="0"/>
      <w:divBdr>
        <w:top w:val="none" w:sz="0" w:space="0" w:color="auto"/>
        <w:left w:val="none" w:sz="0" w:space="0" w:color="auto"/>
        <w:bottom w:val="none" w:sz="0" w:space="0" w:color="auto"/>
        <w:right w:val="none" w:sz="0" w:space="0" w:color="auto"/>
      </w:divBdr>
    </w:div>
    <w:div w:id="1448356760">
      <w:bodyDiv w:val="1"/>
      <w:marLeft w:val="0"/>
      <w:marRight w:val="0"/>
      <w:marTop w:val="0"/>
      <w:marBottom w:val="0"/>
      <w:divBdr>
        <w:top w:val="none" w:sz="0" w:space="0" w:color="auto"/>
        <w:left w:val="none" w:sz="0" w:space="0" w:color="auto"/>
        <w:bottom w:val="none" w:sz="0" w:space="0" w:color="auto"/>
        <w:right w:val="none" w:sz="0" w:space="0" w:color="auto"/>
      </w:divBdr>
    </w:div>
    <w:div w:id="1448812149">
      <w:bodyDiv w:val="1"/>
      <w:marLeft w:val="0"/>
      <w:marRight w:val="0"/>
      <w:marTop w:val="0"/>
      <w:marBottom w:val="0"/>
      <w:divBdr>
        <w:top w:val="none" w:sz="0" w:space="0" w:color="auto"/>
        <w:left w:val="none" w:sz="0" w:space="0" w:color="auto"/>
        <w:bottom w:val="none" w:sz="0" w:space="0" w:color="auto"/>
        <w:right w:val="none" w:sz="0" w:space="0" w:color="auto"/>
      </w:divBdr>
    </w:div>
    <w:div w:id="1485656805">
      <w:bodyDiv w:val="1"/>
      <w:marLeft w:val="0"/>
      <w:marRight w:val="0"/>
      <w:marTop w:val="0"/>
      <w:marBottom w:val="0"/>
      <w:divBdr>
        <w:top w:val="none" w:sz="0" w:space="0" w:color="auto"/>
        <w:left w:val="none" w:sz="0" w:space="0" w:color="auto"/>
        <w:bottom w:val="none" w:sz="0" w:space="0" w:color="auto"/>
        <w:right w:val="none" w:sz="0" w:space="0" w:color="auto"/>
      </w:divBdr>
    </w:div>
    <w:div w:id="1486238530">
      <w:bodyDiv w:val="1"/>
      <w:marLeft w:val="0"/>
      <w:marRight w:val="0"/>
      <w:marTop w:val="0"/>
      <w:marBottom w:val="0"/>
      <w:divBdr>
        <w:top w:val="none" w:sz="0" w:space="0" w:color="auto"/>
        <w:left w:val="none" w:sz="0" w:space="0" w:color="auto"/>
        <w:bottom w:val="none" w:sz="0" w:space="0" w:color="auto"/>
        <w:right w:val="none" w:sz="0" w:space="0" w:color="auto"/>
      </w:divBdr>
    </w:div>
    <w:div w:id="1492139790">
      <w:bodyDiv w:val="1"/>
      <w:marLeft w:val="0"/>
      <w:marRight w:val="0"/>
      <w:marTop w:val="0"/>
      <w:marBottom w:val="0"/>
      <w:divBdr>
        <w:top w:val="none" w:sz="0" w:space="0" w:color="auto"/>
        <w:left w:val="none" w:sz="0" w:space="0" w:color="auto"/>
        <w:bottom w:val="none" w:sz="0" w:space="0" w:color="auto"/>
        <w:right w:val="none" w:sz="0" w:space="0" w:color="auto"/>
      </w:divBdr>
    </w:div>
    <w:div w:id="1532108325">
      <w:bodyDiv w:val="1"/>
      <w:marLeft w:val="0"/>
      <w:marRight w:val="0"/>
      <w:marTop w:val="0"/>
      <w:marBottom w:val="0"/>
      <w:divBdr>
        <w:top w:val="none" w:sz="0" w:space="0" w:color="auto"/>
        <w:left w:val="none" w:sz="0" w:space="0" w:color="auto"/>
        <w:bottom w:val="none" w:sz="0" w:space="0" w:color="auto"/>
        <w:right w:val="none" w:sz="0" w:space="0" w:color="auto"/>
      </w:divBdr>
    </w:div>
    <w:div w:id="1536844176">
      <w:bodyDiv w:val="1"/>
      <w:marLeft w:val="0"/>
      <w:marRight w:val="0"/>
      <w:marTop w:val="0"/>
      <w:marBottom w:val="0"/>
      <w:divBdr>
        <w:top w:val="none" w:sz="0" w:space="0" w:color="auto"/>
        <w:left w:val="none" w:sz="0" w:space="0" w:color="auto"/>
        <w:bottom w:val="none" w:sz="0" w:space="0" w:color="auto"/>
        <w:right w:val="none" w:sz="0" w:space="0" w:color="auto"/>
      </w:divBdr>
    </w:div>
    <w:div w:id="1543323715">
      <w:bodyDiv w:val="1"/>
      <w:marLeft w:val="0"/>
      <w:marRight w:val="0"/>
      <w:marTop w:val="0"/>
      <w:marBottom w:val="0"/>
      <w:divBdr>
        <w:top w:val="none" w:sz="0" w:space="0" w:color="auto"/>
        <w:left w:val="none" w:sz="0" w:space="0" w:color="auto"/>
        <w:bottom w:val="none" w:sz="0" w:space="0" w:color="auto"/>
        <w:right w:val="none" w:sz="0" w:space="0" w:color="auto"/>
      </w:divBdr>
      <w:divsChild>
        <w:div w:id="572668043">
          <w:marLeft w:val="-225"/>
          <w:marRight w:val="-225"/>
          <w:marTop w:val="0"/>
          <w:marBottom w:val="0"/>
          <w:divBdr>
            <w:top w:val="none" w:sz="0" w:space="0" w:color="auto"/>
            <w:left w:val="none" w:sz="0" w:space="0" w:color="auto"/>
            <w:bottom w:val="none" w:sz="0" w:space="0" w:color="auto"/>
            <w:right w:val="none" w:sz="0" w:space="0" w:color="auto"/>
          </w:divBdr>
          <w:divsChild>
            <w:div w:id="1618637870">
              <w:marLeft w:val="0"/>
              <w:marRight w:val="0"/>
              <w:marTop w:val="0"/>
              <w:marBottom w:val="0"/>
              <w:divBdr>
                <w:top w:val="none" w:sz="0" w:space="0" w:color="auto"/>
                <w:left w:val="none" w:sz="0" w:space="0" w:color="auto"/>
                <w:bottom w:val="none" w:sz="0" w:space="0" w:color="auto"/>
                <w:right w:val="none" w:sz="0" w:space="0" w:color="auto"/>
              </w:divBdr>
            </w:div>
          </w:divsChild>
        </w:div>
        <w:div w:id="617876663">
          <w:marLeft w:val="-225"/>
          <w:marRight w:val="-225"/>
          <w:marTop w:val="0"/>
          <w:marBottom w:val="0"/>
          <w:divBdr>
            <w:top w:val="none" w:sz="0" w:space="0" w:color="auto"/>
            <w:left w:val="none" w:sz="0" w:space="0" w:color="auto"/>
            <w:bottom w:val="none" w:sz="0" w:space="0" w:color="auto"/>
            <w:right w:val="none" w:sz="0" w:space="0" w:color="auto"/>
          </w:divBdr>
          <w:divsChild>
            <w:div w:id="1063286653">
              <w:marLeft w:val="0"/>
              <w:marRight w:val="0"/>
              <w:marTop w:val="150"/>
              <w:marBottom w:val="750"/>
              <w:divBdr>
                <w:top w:val="none" w:sz="0" w:space="0" w:color="auto"/>
                <w:left w:val="none" w:sz="0" w:space="0" w:color="auto"/>
                <w:bottom w:val="none" w:sz="0" w:space="0" w:color="auto"/>
                <w:right w:val="none" w:sz="0" w:space="0" w:color="auto"/>
              </w:divBdr>
            </w:div>
          </w:divsChild>
        </w:div>
        <w:div w:id="1843158646">
          <w:marLeft w:val="-225"/>
          <w:marRight w:val="-225"/>
          <w:marTop w:val="0"/>
          <w:marBottom w:val="0"/>
          <w:divBdr>
            <w:top w:val="none" w:sz="0" w:space="0" w:color="auto"/>
            <w:left w:val="none" w:sz="0" w:space="0" w:color="auto"/>
            <w:bottom w:val="none" w:sz="0" w:space="0" w:color="auto"/>
            <w:right w:val="none" w:sz="0" w:space="0" w:color="auto"/>
          </w:divBdr>
          <w:divsChild>
            <w:div w:id="1601713919">
              <w:marLeft w:val="0"/>
              <w:marRight w:val="0"/>
              <w:marTop w:val="0"/>
              <w:marBottom w:val="0"/>
              <w:divBdr>
                <w:top w:val="none" w:sz="0" w:space="0" w:color="auto"/>
                <w:left w:val="none" w:sz="0" w:space="0" w:color="auto"/>
                <w:bottom w:val="none" w:sz="0" w:space="0" w:color="auto"/>
                <w:right w:val="none" w:sz="0" w:space="0" w:color="auto"/>
              </w:divBdr>
            </w:div>
          </w:divsChild>
        </w:div>
        <w:div w:id="1019282568">
          <w:marLeft w:val="-225"/>
          <w:marRight w:val="-225"/>
          <w:marTop w:val="450"/>
          <w:marBottom w:val="450"/>
          <w:divBdr>
            <w:top w:val="none" w:sz="0" w:space="0" w:color="auto"/>
            <w:left w:val="none" w:sz="0" w:space="0" w:color="auto"/>
            <w:bottom w:val="none" w:sz="0" w:space="0" w:color="auto"/>
            <w:right w:val="none" w:sz="0" w:space="0" w:color="auto"/>
          </w:divBdr>
          <w:divsChild>
            <w:div w:id="1691684310">
              <w:marLeft w:val="0"/>
              <w:marRight w:val="0"/>
              <w:marTop w:val="0"/>
              <w:marBottom w:val="0"/>
              <w:divBdr>
                <w:top w:val="none" w:sz="0" w:space="0" w:color="auto"/>
                <w:left w:val="none" w:sz="0" w:space="0" w:color="auto"/>
                <w:bottom w:val="none" w:sz="0" w:space="0" w:color="auto"/>
                <w:right w:val="none" w:sz="0" w:space="0" w:color="auto"/>
              </w:divBdr>
              <w:divsChild>
                <w:div w:id="1361004451">
                  <w:marLeft w:val="0"/>
                  <w:marRight w:val="0"/>
                  <w:marTop w:val="0"/>
                  <w:marBottom w:val="90"/>
                  <w:divBdr>
                    <w:top w:val="none" w:sz="0" w:space="0" w:color="auto"/>
                    <w:left w:val="none" w:sz="0" w:space="0" w:color="auto"/>
                    <w:bottom w:val="none" w:sz="0" w:space="0" w:color="auto"/>
                    <w:right w:val="none" w:sz="0" w:space="0" w:color="auto"/>
                  </w:divBdr>
                  <w:divsChild>
                    <w:div w:id="4044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3146">
              <w:marLeft w:val="0"/>
              <w:marRight w:val="0"/>
              <w:marTop w:val="0"/>
              <w:marBottom w:val="0"/>
              <w:divBdr>
                <w:top w:val="none" w:sz="0" w:space="0" w:color="auto"/>
                <w:left w:val="none" w:sz="0" w:space="0" w:color="auto"/>
                <w:bottom w:val="none" w:sz="0" w:space="0" w:color="auto"/>
                <w:right w:val="none" w:sz="0" w:space="0" w:color="auto"/>
              </w:divBdr>
              <w:divsChild>
                <w:div w:id="1578248682">
                  <w:marLeft w:val="0"/>
                  <w:marRight w:val="0"/>
                  <w:marTop w:val="0"/>
                  <w:marBottom w:val="90"/>
                  <w:divBdr>
                    <w:top w:val="none" w:sz="0" w:space="0" w:color="auto"/>
                    <w:left w:val="none" w:sz="0" w:space="0" w:color="auto"/>
                    <w:bottom w:val="none" w:sz="0" w:space="0" w:color="auto"/>
                    <w:right w:val="none" w:sz="0" w:space="0" w:color="auto"/>
                  </w:divBdr>
                  <w:divsChild>
                    <w:div w:id="11441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5902">
              <w:marLeft w:val="0"/>
              <w:marRight w:val="0"/>
              <w:marTop w:val="0"/>
              <w:marBottom w:val="0"/>
              <w:divBdr>
                <w:top w:val="none" w:sz="0" w:space="0" w:color="auto"/>
                <w:left w:val="none" w:sz="0" w:space="0" w:color="auto"/>
                <w:bottom w:val="none" w:sz="0" w:space="0" w:color="auto"/>
                <w:right w:val="none" w:sz="0" w:space="0" w:color="auto"/>
              </w:divBdr>
              <w:divsChild>
                <w:div w:id="1339042360">
                  <w:marLeft w:val="0"/>
                  <w:marRight w:val="0"/>
                  <w:marTop w:val="0"/>
                  <w:marBottom w:val="90"/>
                  <w:divBdr>
                    <w:top w:val="none" w:sz="0" w:space="0" w:color="auto"/>
                    <w:left w:val="none" w:sz="0" w:space="0" w:color="auto"/>
                    <w:bottom w:val="none" w:sz="0" w:space="0" w:color="auto"/>
                    <w:right w:val="none" w:sz="0" w:space="0" w:color="auto"/>
                  </w:divBdr>
                  <w:divsChild>
                    <w:div w:id="1216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4726">
      <w:bodyDiv w:val="1"/>
      <w:marLeft w:val="0"/>
      <w:marRight w:val="0"/>
      <w:marTop w:val="0"/>
      <w:marBottom w:val="0"/>
      <w:divBdr>
        <w:top w:val="none" w:sz="0" w:space="0" w:color="auto"/>
        <w:left w:val="none" w:sz="0" w:space="0" w:color="auto"/>
        <w:bottom w:val="none" w:sz="0" w:space="0" w:color="auto"/>
        <w:right w:val="none" w:sz="0" w:space="0" w:color="auto"/>
      </w:divBdr>
    </w:div>
    <w:div w:id="1565486707">
      <w:bodyDiv w:val="1"/>
      <w:marLeft w:val="0"/>
      <w:marRight w:val="0"/>
      <w:marTop w:val="0"/>
      <w:marBottom w:val="0"/>
      <w:divBdr>
        <w:top w:val="none" w:sz="0" w:space="0" w:color="auto"/>
        <w:left w:val="none" w:sz="0" w:space="0" w:color="auto"/>
        <w:bottom w:val="none" w:sz="0" w:space="0" w:color="auto"/>
        <w:right w:val="none" w:sz="0" w:space="0" w:color="auto"/>
      </w:divBdr>
    </w:div>
    <w:div w:id="1600796009">
      <w:bodyDiv w:val="1"/>
      <w:marLeft w:val="0"/>
      <w:marRight w:val="0"/>
      <w:marTop w:val="0"/>
      <w:marBottom w:val="0"/>
      <w:divBdr>
        <w:top w:val="none" w:sz="0" w:space="0" w:color="auto"/>
        <w:left w:val="none" w:sz="0" w:space="0" w:color="auto"/>
        <w:bottom w:val="none" w:sz="0" w:space="0" w:color="auto"/>
        <w:right w:val="none" w:sz="0" w:space="0" w:color="auto"/>
      </w:divBdr>
    </w:div>
    <w:div w:id="1602494811">
      <w:bodyDiv w:val="1"/>
      <w:marLeft w:val="0"/>
      <w:marRight w:val="0"/>
      <w:marTop w:val="0"/>
      <w:marBottom w:val="0"/>
      <w:divBdr>
        <w:top w:val="none" w:sz="0" w:space="0" w:color="auto"/>
        <w:left w:val="none" w:sz="0" w:space="0" w:color="auto"/>
        <w:bottom w:val="none" w:sz="0" w:space="0" w:color="auto"/>
        <w:right w:val="none" w:sz="0" w:space="0" w:color="auto"/>
      </w:divBdr>
    </w:div>
    <w:div w:id="1613436743">
      <w:bodyDiv w:val="1"/>
      <w:marLeft w:val="0"/>
      <w:marRight w:val="0"/>
      <w:marTop w:val="0"/>
      <w:marBottom w:val="0"/>
      <w:divBdr>
        <w:top w:val="none" w:sz="0" w:space="0" w:color="auto"/>
        <w:left w:val="none" w:sz="0" w:space="0" w:color="auto"/>
        <w:bottom w:val="none" w:sz="0" w:space="0" w:color="auto"/>
        <w:right w:val="none" w:sz="0" w:space="0" w:color="auto"/>
      </w:divBdr>
    </w:div>
    <w:div w:id="1706327818">
      <w:bodyDiv w:val="1"/>
      <w:marLeft w:val="0"/>
      <w:marRight w:val="0"/>
      <w:marTop w:val="0"/>
      <w:marBottom w:val="0"/>
      <w:divBdr>
        <w:top w:val="none" w:sz="0" w:space="0" w:color="auto"/>
        <w:left w:val="none" w:sz="0" w:space="0" w:color="auto"/>
        <w:bottom w:val="none" w:sz="0" w:space="0" w:color="auto"/>
        <w:right w:val="none" w:sz="0" w:space="0" w:color="auto"/>
      </w:divBdr>
    </w:div>
    <w:div w:id="1735738831">
      <w:bodyDiv w:val="1"/>
      <w:marLeft w:val="0"/>
      <w:marRight w:val="0"/>
      <w:marTop w:val="0"/>
      <w:marBottom w:val="0"/>
      <w:divBdr>
        <w:top w:val="none" w:sz="0" w:space="0" w:color="auto"/>
        <w:left w:val="none" w:sz="0" w:space="0" w:color="auto"/>
        <w:bottom w:val="none" w:sz="0" w:space="0" w:color="auto"/>
        <w:right w:val="none" w:sz="0" w:space="0" w:color="auto"/>
      </w:divBdr>
      <w:divsChild>
        <w:div w:id="626860529">
          <w:marLeft w:val="0"/>
          <w:marRight w:val="0"/>
          <w:marTop w:val="0"/>
          <w:marBottom w:val="0"/>
          <w:divBdr>
            <w:top w:val="none" w:sz="0" w:space="0" w:color="auto"/>
            <w:left w:val="none" w:sz="0" w:space="0" w:color="auto"/>
            <w:bottom w:val="none" w:sz="0" w:space="0" w:color="auto"/>
            <w:right w:val="none" w:sz="0" w:space="0" w:color="auto"/>
          </w:divBdr>
        </w:div>
        <w:div w:id="1002928419">
          <w:marLeft w:val="0"/>
          <w:marRight w:val="0"/>
          <w:marTop w:val="0"/>
          <w:marBottom w:val="0"/>
          <w:divBdr>
            <w:top w:val="none" w:sz="0" w:space="0" w:color="auto"/>
            <w:left w:val="none" w:sz="0" w:space="0" w:color="auto"/>
            <w:bottom w:val="none" w:sz="0" w:space="0" w:color="auto"/>
            <w:right w:val="none" w:sz="0" w:space="0" w:color="auto"/>
          </w:divBdr>
        </w:div>
      </w:divsChild>
    </w:div>
    <w:div w:id="1752046581">
      <w:bodyDiv w:val="1"/>
      <w:marLeft w:val="0"/>
      <w:marRight w:val="0"/>
      <w:marTop w:val="0"/>
      <w:marBottom w:val="0"/>
      <w:divBdr>
        <w:top w:val="none" w:sz="0" w:space="0" w:color="auto"/>
        <w:left w:val="none" w:sz="0" w:space="0" w:color="auto"/>
        <w:bottom w:val="none" w:sz="0" w:space="0" w:color="auto"/>
        <w:right w:val="none" w:sz="0" w:space="0" w:color="auto"/>
      </w:divBdr>
    </w:div>
    <w:div w:id="1784839593">
      <w:bodyDiv w:val="1"/>
      <w:marLeft w:val="0"/>
      <w:marRight w:val="0"/>
      <w:marTop w:val="0"/>
      <w:marBottom w:val="0"/>
      <w:divBdr>
        <w:top w:val="none" w:sz="0" w:space="0" w:color="auto"/>
        <w:left w:val="none" w:sz="0" w:space="0" w:color="auto"/>
        <w:bottom w:val="none" w:sz="0" w:space="0" w:color="auto"/>
        <w:right w:val="none" w:sz="0" w:space="0" w:color="auto"/>
      </w:divBdr>
    </w:div>
    <w:div w:id="1797063147">
      <w:bodyDiv w:val="1"/>
      <w:marLeft w:val="0"/>
      <w:marRight w:val="0"/>
      <w:marTop w:val="0"/>
      <w:marBottom w:val="0"/>
      <w:divBdr>
        <w:top w:val="none" w:sz="0" w:space="0" w:color="auto"/>
        <w:left w:val="none" w:sz="0" w:space="0" w:color="auto"/>
        <w:bottom w:val="none" w:sz="0" w:space="0" w:color="auto"/>
        <w:right w:val="none" w:sz="0" w:space="0" w:color="auto"/>
      </w:divBdr>
    </w:div>
    <w:div w:id="1801609413">
      <w:bodyDiv w:val="1"/>
      <w:marLeft w:val="0"/>
      <w:marRight w:val="0"/>
      <w:marTop w:val="0"/>
      <w:marBottom w:val="0"/>
      <w:divBdr>
        <w:top w:val="none" w:sz="0" w:space="0" w:color="auto"/>
        <w:left w:val="none" w:sz="0" w:space="0" w:color="auto"/>
        <w:bottom w:val="none" w:sz="0" w:space="0" w:color="auto"/>
        <w:right w:val="none" w:sz="0" w:space="0" w:color="auto"/>
      </w:divBdr>
    </w:div>
    <w:div w:id="1811284898">
      <w:bodyDiv w:val="1"/>
      <w:marLeft w:val="0"/>
      <w:marRight w:val="0"/>
      <w:marTop w:val="0"/>
      <w:marBottom w:val="0"/>
      <w:divBdr>
        <w:top w:val="none" w:sz="0" w:space="0" w:color="auto"/>
        <w:left w:val="none" w:sz="0" w:space="0" w:color="auto"/>
        <w:bottom w:val="none" w:sz="0" w:space="0" w:color="auto"/>
        <w:right w:val="none" w:sz="0" w:space="0" w:color="auto"/>
      </w:divBdr>
    </w:div>
    <w:div w:id="1821918129">
      <w:bodyDiv w:val="1"/>
      <w:marLeft w:val="0"/>
      <w:marRight w:val="0"/>
      <w:marTop w:val="0"/>
      <w:marBottom w:val="0"/>
      <w:divBdr>
        <w:top w:val="none" w:sz="0" w:space="0" w:color="auto"/>
        <w:left w:val="none" w:sz="0" w:space="0" w:color="auto"/>
        <w:bottom w:val="none" w:sz="0" w:space="0" w:color="auto"/>
        <w:right w:val="none" w:sz="0" w:space="0" w:color="auto"/>
      </w:divBdr>
    </w:div>
    <w:div w:id="1838377886">
      <w:bodyDiv w:val="1"/>
      <w:marLeft w:val="0"/>
      <w:marRight w:val="0"/>
      <w:marTop w:val="0"/>
      <w:marBottom w:val="0"/>
      <w:divBdr>
        <w:top w:val="none" w:sz="0" w:space="0" w:color="auto"/>
        <w:left w:val="none" w:sz="0" w:space="0" w:color="auto"/>
        <w:bottom w:val="none" w:sz="0" w:space="0" w:color="auto"/>
        <w:right w:val="none" w:sz="0" w:space="0" w:color="auto"/>
      </w:divBdr>
    </w:div>
    <w:div w:id="1848903582">
      <w:bodyDiv w:val="1"/>
      <w:marLeft w:val="0"/>
      <w:marRight w:val="0"/>
      <w:marTop w:val="0"/>
      <w:marBottom w:val="0"/>
      <w:divBdr>
        <w:top w:val="none" w:sz="0" w:space="0" w:color="auto"/>
        <w:left w:val="none" w:sz="0" w:space="0" w:color="auto"/>
        <w:bottom w:val="none" w:sz="0" w:space="0" w:color="auto"/>
        <w:right w:val="none" w:sz="0" w:space="0" w:color="auto"/>
      </w:divBdr>
    </w:div>
    <w:div w:id="1851137282">
      <w:bodyDiv w:val="1"/>
      <w:marLeft w:val="0"/>
      <w:marRight w:val="0"/>
      <w:marTop w:val="0"/>
      <w:marBottom w:val="0"/>
      <w:divBdr>
        <w:top w:val="none" w:sz="0" w:space="0" w:color="auto"/>
        <w:left w:val="none" w:sz="0" w:space="0" w:color="auto"/>
        <w:bottom w:val="none" w:sz="0" w:space="0" w:color="auto"/>
        <w:right w:val="none" w:sz="0" w:space="0" w:color="auto"/>
      </w:divBdr>
    </w:div>
    <w:div w:id="1957519907">
      <w:bodyDiv w:val="1"/>
      <w:marLeft w:val="0"/>
      <w:marRight w:val="0"/>
      <w:marTop w:val="0"/>
      <w:marBottom w:val="0"/>
      <w:divBdr>
        <w:top w:val="none" w:sz="0" w:space="0" w:color="auto"/>
        <w:left w:val="none" w:sz="0" w:space="0" w:color="auto"/>
        <w:bottom w:val="none" w:sz="0" w:space="0" w:color="auto"/>
        <w:right w:val="none" w:sz="0" w:space="0" w:color="auto"/>
      </w:divBdr>
    </w:div>
    <w:div w:id="1963414285">
      <w:bodyDiv w:val="1"/>
      <w:marLeft w:val="0"/>
      <w:marRight w:val="0"/>
      <w:marTop w:val="0"/>
      <w:marBottom w:val="0"/>
      <w:divBdr>
        <w:top w:val="none" w:sz="0" w:space="0" w:color="auto"/>
        <w:left w:val="none" w:sz="0" w:space="0" w:color="auto"/>
        <w:bottom w:val="none" w:sz="0" w:space="0" w:color="auto"/>
        <w:right w:val="none" w:sz="0" w:space="0" w:color="auto"/>
      </w:divBdr>
    </w:div>
    <w:div w:id="1996953760">
      <w:bodyDiv w:val="1"/>
      <w:marLeft w:val="0"/>
      <w:marRight w:val="0"/>
      <w:marTop w:val="0"/>
      <w:marBottom w:val="0"/>
      <w:divBdr>
        <w:top w:val="none" w:sz="0" w:space="0" w:color="auto"/>
        <w:left w:val="none" w:sz="0" w:space="0" w:color="auto"/>
        <w:bottom w:val="none" w:sz="0" w:space="0" w:color="auto"/>
        <w:right w:val="none" w:sz="0" w:space="0" w:color="auto"/>
      </w:divBdr>
    </w:div>
    <w:div w:id="2002193705">
      <w:bodyDiv w:val="1"/>
      <w:marLeft w:val="0"/>
      <w:marRight w:val="0"/>
      <w:marTop w:val="0"/>
      <w:marBottom w:val="0"/>
      <w:divBdr>
        <w:top w:val="none" w:sz="0" w:space="0" w:color="auto"/>
        <w:left w:val="none" w:sz="0" w:space="0" w:color="auto"/>
        <w:bottom w:val="none" w:sz="0" w:space="0" w:color="auto"/>
        <w:right w:val="none" w:sz="0" w:space="0" w:color="auto"/>
      </w:divBdr>
      <w:divsChild>
        <w:div w:id="936407450">
          <w:marLeft w:val="0"/>
          <w:marRight w:val="0"/>
          <w:marTop w:val="0"/>
          <w:marBottom w:val="0"/>
          <w:divBdr>
            <w:top w:val="none" w:sz="0" w:space="0" w:color="auto"/>
            <w:left w:val="none" w:sz="0" w:space="0" w:color="auto"/>
            <w:bottom w:val="none" w:sz="0" w:space="0" w:color="auto"/>
            <w:right w:val="none" w:sz="0" w:space="0" w:color="auto"/>
          </w:divBdr>
          <w:divsChild>
            <w:div w:id="379132778">
              <w:marLeft w:val="0"/>
              <w:marRight w:val="0"/>
              <w:marTop w:val="0"/>
              <w:marBottom w:val="0"/>
              <w:divBdr>
                <w:top w:val="none" w:sz="0" w:space="0" w:color="auto"/>
                <w:left w:val="none" w:sz="0" w:space="0" w:color="auto"/>
                <w:bottom w:val="none" w:sz="0" w:space="0" w:color="auto"/>
                <w:right w:val="none" w:sz="0" w:space="0" w:color="auto"/>
              </w:divBdr>
            </w:div>
          </w:divsChild>
        </w:div>
        <w:div w:id="1547061086">
          <w:marLeft w:val="0"/>
          <w:marRight w:val="0"/>
          <w:marTop w:val="0"/>
          <w:marBottom w:val="0"/>
          <w:divBdr>
            <w:top w:val="none" w:sz="0" w:space="0" w:color="auto"/>
            <w:left w:val="none" w:sz="0" w:space="0" w:color="auto"/>
            <w:bottom w:val="none" w:sz="0" w:space="0" w:color="auto"/>
            <w:right w:val="none" w:sz="0" w:space="0" w:color="auto"/>
          </w:divBdr>
        </w:div>
      </w:divsChild>
    </w:div>
    <w:div w:id="2004621871">
      <w:bodyDiv w:val="1"/>
      <w:marLeft w:val="0"/>
      <w:marRight w:val="0"/>
      <w:marTop w:val="0"/>
      <w:marBottom w:val="0"/>
      <w:divBdr>
        <w:top w:val="none" w:sz="0" w:space="0" w:color="auto"/>
        <w:left w:val="none" w:sz="0" w:space="0" w:color="auto"/>
        <w:bottom w:val="none" w:sz="0" w:space="0" w:color="auto"/>
        <w:right w:val="none" w:sz="0" w:space="0" w:color="auto"/>
      </w:divBdr>
    </w:div>
    <w:div w:id="20212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8A163-80AB-4D77-A982-298B8A409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18</Pages>
  <Words>1661</Words>
  <Characters>9469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CNCBI</Company>
  <LinksUpToDate>false</LinksUpToDate>
  <CharactersWithSpaces>11108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H S Sit</dc:creator>
  <cp:lastModifiedBy>Jason H S Sit</cp:lastModifiedBy>
  <cp:revision>18</cp:revision>
  <dcterms:created xsi:type="dcterms:W3CDTF">2021-01-22T07:15:00Z</dcterms:created>
  <dcterms:modified xsi:type="dcterms:W3CDTF">2021-01-28T05:05:00Z</dcterms:modified>
</cp:coreProperties>
</file>